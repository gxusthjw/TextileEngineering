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ACC8F34" w14:textId="77777777" w:rsidR="0031162D" w:rsidRPr="0031162D" w:rsidRDefault="0031162D" w:rsidP="0031162D">
      <w:pPr>
        <w:jc w:val="left"/>
        <w:rPr>
          <w:rFonts w:ascii="Times New Roman" w:eastAsia="宋体" w:hAnsi="Times New Roman" w:cs="Times New Roman"/>
          <w:b/>
          <w:bCs/>
          <w:sz w:val="36"/>
          <w:szCs w:val="36"/>
        </w:rPr>
      </w:pPr>
      <w:r w:rsidRPr="0031162D">
        <w:rPr>
          <w:rFonts w:ascii="Times New Roman" w:eastAsia="宋体" w:hAnsi="Times New Roman" w:cs="Times New Roman"/>
          <w:b/>
          <w:sz w:val="18"/>
          <w:szCs w:val="18"/>
          <w:shd w:val="pct15" w:color="auto" w:fill="FFFFFF"/>
        </w:rPr>
        <w:t>研究与技术</w:t>
      </w:r>
    </w:p>
    <w:p w14:paraId="749E91CC" w14:textId="77777777" w:rsidR="002D7329" w:rsidRPr="00EA0F80" w:rsidRDefault="00772A79">
      <w:pPr>
        <w:jc w:val="center"/>
        <w:rPr>
          <w:rFonts w:ascii="Times New Roman" w:eastAsia="宋体" w:hAnsi="Times New Roman" w:cs="Times New Roman"/>
          <w:b/>
          <w:sz w:val="32"/>
          <w:szCs w:val="32"/>
        </w:rPr>
      </w:pPr>
      <w:r w:rsidRPr="00EA0F80">
        <w:rPr>
          <w:rFonts w:ascii="Times New Roman" w:eastAsia="宋体" w:hAnsi="Times New Roman" w:cs="Times New Roman"/>
          <w:b/>
          <w:sz w:val="32"/>
          <w:szCs w:val="32"/>
        </w:rPr>
        <w:t>茧丝纤度曲线函数模型的构建与分析</w:t>
      </w:r>
    </w:p>
    <w:p w14:paraId="024C40D0" w14:textId="77777777" w:rsidR="002D7329" w:rsidRPr="00EA0F80" w:rsidRDefault="00772A79" w:rsidP="00954A64">
      <w:pPr>
        <w:jc w:val="center"/>
        <w:rPr>
          <w:rFonts w:ascii="Times New Roman" w:eastAsia="宋体" w:hAnsi="Times New Roman" w:cs="Times New Roman"/>
          <w:b/>
          <w:sz w:val="18"/>
          <w:szCs w:val="18"/>
        </w:rPr>
      </w:pPr>
      <w:r w:rsidRPr="00EA0F80">
        <w:rPr>
          <w:rFonts w:ascii="Times New Roman" w:eastAsia="宋体" w:hAnsi="Times New Roman" w:cs="Times New Roman"/>
          <w:b/>
          <w:sz w:val="18"/>
          <w:szCs w:val="18"/>
        </w:rPr>
        <w:t>黄继伟</w:t>
      </w:r>
      <w:r w:rsidRPr="00EA0F80">
        <w:rPr>
          <w:rFonts w:ascii="Times New Roman" w:eastAsia="宋体" w:hAnsi="Times New Roman" w:cs="Times New Roman"/>
          <w:b/>
          <w:sz w:val="18"/>
          <w:szCs w:val="18"/>
          <w:vertAlign w:val="superscript"/>
        </w:rPr>
        <w:t>1,2</w:t>
      </w:r>
      <w:r w:rsidRPr="00EA0F80">
        <w:rPr>
          <w:rFonts w:ascii="Times New Roman" w:eastAsia="宋体" w:hAnsi="Times New Roman" w:cs="Times New Roman"/>
          <w:b/>
          <w:sz w:val="18"/>
          <w:szCs w:val="18"/>
        </w:rPr>
        <w:t>，陈玄墨</w:t>
      </w:r>
      <w:r w:rsidRPr="00EA0F80">
        <w:rPr>
          <w:rFonts w:ascii="Times New Roman" w:eastAsia="宋体" w:hAnsi="Times New Roman" w:cs="Times New Roman"/>
          <w:b/>
          <w:sz w:val="18"/>
          <w:szCs w:val="18"/>
          <w:vertAlign w:val="superscript"/>
        </w:rPr>
        <w:t>1</w:t>
      </w:r>
      <w:r w:rsidRPr="00EA0F80">
        <w:rPr>
          <w:rFonts w:ascii="Times New Roman" w:eastAsia="宋体" w:hAnsi="Times New Roman" w:cs="Times New Roman"/>
          <w:b/>
          <w:sz w:val="18"/>
          <w:szCs w:val="18"/>
        </w:rPr>
        <w:t>，</w:t>
      </w:r>
      <w:r w:rsidR="009E7399" w:rsidRPr="00EA0F80">
        <w:rPr>
          <w:rFonts w:ascii="Times New Roman" w:eastAsia="宋体" w:hAnsi="Times New Roman" w:cs="Times New Roman"/>
          <w:b/>
          <w:sz w:val="18"/>
          <w:szCs w:val="18"/>
        </w:rPr>
        <w:t>钱爱芬</w:t>
      </w:r>
      <w:r w:rsidR="008562CC" w:rsidRPr="00EA0F80">
        <w:rPr>
          <w:rFonts w:ascii="Times New Roman" w:eastAsia="宋体" w:hAnsi="Times New Roman" w:cs="Times New Roman"/>
          <w:b/>
          <w:sz w:val="18"/>
          <w:szCs w:val="18"/>
          <w:vertAlign w:val="superscript"/>
        </w:rPr>
        <w:t>3</w:t>
      </w:r>
      <w:r w:rsidR="008562CC" w:rsidRPr="00EA0F80">
        <w:rPr>
          <w:rFonts w:ascii="Times New Roman" w:eastAsia="宋体" w:hAnsi="Times New Roman" w:cs="Times New Roman"/>
          <w:b/>
          <w:sz w:val="18"/>
          <w:szCs w:val="18"/>
        </w:rPr>
        <w:t>，</w:t>
      </w:r>
      <w:r w:rsidR="00B469F1" w:rsidRPr="00EA0F80">
        <w:rPr>
          <w:rFonts w:ascii="Times New Roman" w:eastAsia="宋体" w:hAnsi="Times New Roman" w:cs="Times New Roman"/>
          <w:b/>
          <w:sz w:val="18"/>
          <w:szCs w:val="18"/>
        </w:rPr>
        <w:t>宁晚娥</w:t>
      </w:r>
      <w:r w:rsidR="00B469F1" w:rsidRPr="00EA0F80">
        <w:rPr>
          <w:rFonts w:ascii="Times New Roman" w:eastAsia="宋体" w:hAnsi="Times New Roman" w:cs="Times New Roman"/>
          <w:b/>
          <w:sz w:val="18"/>
          <w:szCs w:val="18"/>
          <w:vertAlign w:val="superscript"/>
        </w:rPr>
        <w:t>1</w:t>
      </w:r>
      <w:r w:rsidR="00B469F1" w:rsidRPr="00EA0F80">
        <w:rPr>
          <w:rFonts w:ascii="Times New Roman" w:eastAsia="宋体" w:hAnsi="Times New Roman" w:cs="Times New Roman"/>
          <w:b/>
          <w:sz w:val="18"/>
          <w:szCs w:val="18"/>
        </w:rPr>
        <w:t>，</w:t>
      </w:r>
      <w:r w:rsidRPr="00EA0F80">
        <w:rPr>
          <w:rFonts w:ascii="Times New Roman" w:eastAsia="宋体" w:hAnsi="Times New Roman" w:cs="Times New Roman"/>
          <w:b/>
          <w:sz w:val="18"/>
          <w:szCs w:val="18"/>
        </w:rPr>
        <w:t>林海涛</w:t>
      </w:r>
      <w:r w:rsidRPr="00EA0F80">
        <w:rPr>
          <w:rFonts w:ascii="Times New Roman" w:eastAsia="宋体" w:hAnsi="Times New Roman" w:cs="Times New Roman"/>
          <w:b/>
          <w:sz w:val="18"/>
          <w:szCs w:val="18"/>
          <w:vertAlign w:val="superscript"/>
        </w:rPr>
        <w:t>1</w:t>
      </w:r>
      <w:r w:rsidRPr="00EA0F80">
        <w:rPr>
          <w:rFonts w:ascii="Times New Roman" w:eastAsia="宋体" w:hAnsi="Times New Roman" w:cs="Times New Roman"/>
          <w:b/>
          <w:sz w:val="18"/>
          <w:szCs w:val="18"/>
        </w:rPr>
        <w:t>，凌新龙</w:t>
      </w:r>
      <w:r w:rsidRPr="00EA0F80">
        <w:rPr>
          <w:rFonts w:ascii="Times New Roman" w:eastAsia="宋体" w:hAnsi="Times New Roman" w:cs="Times New Roman"/>
          <w:b/>
          <w:sz w:val="18"/>
          <w:szCs w:val="18"/>
          <w:vertAlign w:val="superscript"/>
        </w:rPr>
        <w:t>1</w:t>
      </w:r>
      <w:r w:rsidRPr="00EA0F80">
        <w:rPr>
          <w:rFonts w:ascii="Times New Roman" w:eastAsia="宋体" w:hAnsi="Times New Roman" w:cs="Times New Roman"/>
          <w:b/>
          <w:sz w:val="18"/>
          <w:szCs w:val="18"/>
        </w:rPr>
        <w:t>，岳新霞</w:t>
      </w:r>
      <w:r w:rsidRPr="00EA0F80">
        <w:rPr>
          <w:rFonts w:ascii="Times New Roman" w:eastAsia="宋体" w:hAnsi="Times New Roman" w:cs="Times New Roman"/>
          <w:b/>
          <w:sz w:val="18"/>
          <w:szCs w:val="18"/>
          <w:vertAlign w:val="superscript"/>
        </w:rPr>
        <w:t>1</w:t>
      </w:r>
    </w:p>
    <w:p w14:paraId="425F2F39" w14:textId="77777777" w:rsidR="00704B14" w:rsidRPr="00EA0F80" w:rsidRDefault="00772A79" w:rsidP="00954A64">
      <w:pPr>
        <w:jc w:val="center"/>
        <w:rPr>
          <w:rFonts w:ascii="Times New Roman" w:eastAsia="宋体" w:hAnsi="Times New Roman" w:cs="Times New Roman"/>
          <w:sz w:val="18"/>
          <w:szCs w:val="18"/>
        </w:rPr>
      </w:pPr>
      <w:r w:rsidRPr="00EA0F80">
        <w:rPr>
          <w:rFonts w:ascii="Times New Roman" w:eastAsia="宋体" w:hAnsi="Times New Roman" w:cs="Times New Roman"/>
          <w:sz w:val="18"/>
          <w:szCs w:val="18"/>
        </w:rPr>
        <w:t>(1.</w:t>
      </w:r>
      <w:r w:rsidRPr="00EA0F80">
        <w:rPr>
          <w:rFonts w:ascii="Times New Roman" w:eastAsia="宋体" w:hAnsi="Times New Roman" w:cs="Times New Roman"/>
          <w:sz w:val="18"/>
          <w:szCs w:val="18"/>
        </w:rPr>
        <w:t>广西科技大学</w:t>
      </w:r>
      <w:r w:rsidRPr="00EA0F80">
        <w:rPr>
          <w:rFonts w:ascii="Times New Roman" w:eastAsia="宋体" w:hAnsi="Times New Roman" w:cs="Times New Roman"/>
          <w:sz w:val="18"/>
          <w:szCs w:val="18"/>
        </w:rPr>
        <w:t xml:space="preserve"> </w:t>
      </w:r>
      <w:r w:rsidRPr="00EA0F80">
        <w:rPr>
          <w:rFonts w:ascii="Times New Roman" w:eastAsia="宋体" w:hAnsi="Times New Roman" w:cs="Times New Roman"/>
          <w:sz w:val="18"/>
          <w:szCs w:val="18"/>
        </w:rPr>
        <w:t>生物与化学工程学院，广西</w:t>
      </w:r>
      <w:r w:rsidRPr="00EA0F80">
        <w:rPr>
          <w:rFonts w:ascii="Times New Roman" w:eastAsia="宋体" w:hAnsi="Times New Roman" w:cs="Times New Roman"/>
          <w:sz w:val="18"/>
          <w:szCs w:val="18"/>
        </w:rPr>
        <w:t xml:space="preserve"> </w:t>
      </w:r>
      <w:r w:rsidRPr="00EA0F80">
        <w:rPr>
          <w:rFonts w:ascii="Times New Roman" w:eastAsia="宋体" w:hAnsi="Times New Roman" w:cs="Times New Roman"/>
          <w:sz w:val="18"/>
          <w:szCs w:val="18"/>
        </w:rPr>
        <w:t>柳州</w:t>
      </w:r>
      <w:r w:rsidRPr="00EA0F80">
        <w:rPr>
          <w:rFonts w:ascii="Times New Roman" w:eastAsia="宋体" w:hAnsi="Times New Roman" w:cs="Times New Roman"/>
          <w:sz w:val="18"/>
          <w:szCs w:val="18"/>
        </w:rPr>
        <w:t xml:space="preserve"> 545006</w:t>
      </w:r>
      <w:r w:rsidRPr="00EA0F80">
        <w:rPr>
          <w:rFonts w:ascii="Times New Roman" w:eastAsia="宋体" w:hAnsi="Times New Roman" w:cs="Times New Roman"/>
          <w:sz w:val="18"/>
          <w:szCs w:val="18"/>
        </w:rPr>
        <w:t>；</w:t>
      </w:r>
      <w:r w:rsidRPr="00EA0F80">
        <w:rPr>
          <w:rFonts w:ascii="Times New Roman" w:eastAsia="宋体" w:hAnsi="Times New Roman" w:cs="Times New Roman"/>
          <w:sz w:val="18"/>
          <w:szCs w:val="18"/>
        </w:rPr>
        <w:t>2.</w:t>
      </w:r>
      <w:r w:rsidRPr="00EA0F80">
        <w:rPr>
          <w:rFonts w:ascii="Times New Roman" w:eastAsia="宋体" w:hAnsi="Times New Roman" w:cs="Times New Roman"/>
          <w:sz w:val="18"/>
          <w:szCs w:val="18"/>
        </w:rPr>
        <w:t>苏州大学</w:t>
      </w:r>
      <w:r w:rsidRPr="00EA0F80">
        <w:rPr>
          <w:rFonts w:ascii="Times New Roman" w:eastAsia="宋体" w:hAnsi="Times New Roman" w:cs="Times New Roman"/>
          <w:sz w:val="18"/>
          <w:szCs w:val="18"/>
        </w:rPr>
        <w:t xml:space="preserve"> </w:t>
      </w:r>
      <w:r w:rsidRPr="00EA0F80">
        <w:rPr>
          <w:rFonts w:ascii="Times New Roman" w:eastAsia="宋体" w:hAnsi="Times New Roman" w:cs="Times New Roman"/>
          <w:sz w:val="18"/>
          <w:szCs w:val="18"/>
        </w:rPr>
        <w:t>纺织与服装工程学院，江苏</w:t>
      </w:r>
      <w:r w:rsidRPr="00EA0F80">
        <w:rPr>
          <w:rFonts w:ascii="Times New Roman" w:eastAsia="宋体" w:hAnsi="Times New Roman" w:cs="Times New Roman"/>
          <w:sz w:val="18"/>
          <w:szCs w:val="18"/>
        </w:rPr>
        <w:t xml:space="preserve"> </w:t>
      </w:r>
      <w:r w:rsidRPr="00EA0F80">
        <w:rPr>
          <w:rFonts w:ascii="Times New Roman" w:eastAsia="宋体" w:hAnsi="Times New Roman" w:cs="Times New Roman"/>
          <w:sz w:val="18"/>
          <w:szCs w:val="18"/>
        </w:rPr>
        <w:t>苏州</w:t>
      </w:r>
      <w:r w:rsidRPr="00EA0F80">
        <w:rPr>
          <w:rFonts w:ascii="Times New Roman" w:eastAsia="宋体" w:hAnsi="Times New Roman" w:cs="Times New Roman"/>
          <w:sz w:val="18"/>
          <w:szCs w:val="18"/>
        </w:rPr>
        <w:t xml:space="preserve"> 215123</w:t>
      </w:r>
      <w:r w:rsidR="008562CC" w:rsidRPr="00EA0F80">
        <w:rPr>
          <w:rFonts w:ascii="Times New Roman" w:eastAsia="宋体" w:hAnsi="Times New Roman" w:cs="Times New Roman"/>
          <w:sz w:val="18"/>
          <w:szCs w:val="18"/>
        </w:rPr>
        <w:t>；</w:t>
      </w:r>
    </w:p>
    <w:p w14:paraId="58A3785F" w14:textId="77777777" w:rsidR="002D7329" w:rsidRPr="00EA0F80" w:rsidRDefault="008562CC" w:rsidP="00954A64">
      <w:pPr>
        <w:jc w:val="center"/>
        <w:rPr>
          <w:rFonts w:ascii="Times New Roman" w:eastAsia="宋体" w:hAnsi="Times New Roman" w:cs="Times New Roman"/>
          <w:sz w:val="18"/>
          <w:szCs w:val="18"/>
        </w:rPr>
      </w:pPr>
      <w:r w:rsidRPr="00EA0F80">
        <w:rPr>
          <w:rFonts w:ascii="Times New Roman" w:eastAsia="宋体" w:hAnsi="Times New Roman" w:cs="Times New Roman"/>
          <w:sz w:val="18"/>
          <w:szCs w:val="18"/>
        </w:rPr>
        <w:t>3.</w:t>
      </w:r>
      <w:r w:rsidR="00C4753C" w:rsidRPr="00EA0F80">
        <w:rPr>
          <w:rFonts w:ascii="Times New Roman" w:eastAsia="宋体" w:hAnsi="Times New Roman" w:cs="Times New Roman"/>
          <w:sz w:val="18"/>
          <w:szCs w:val="18"/>
        </w:rPr>
        <w:t>绍兴海关</w:t>
      </w:r>
      <w:r w:rsidR="00A21D5F" w:rsidRPr="00EA0F80">
        <w:rPr>
          <w:rFonts w:ascii="Times New Roman" w:eastAsia="宋体" w:hAnsi="Times New Roman" w:cs="Times New Roman"/>
          <w:sz w:val="18"/>
          <w:szCs w:val="18"/>
        </w:rPr>
        <w:t>(</w:t>
      </w:r>
      <w:r w:rsidR="00C4753C" w:rsidRPr="00EA0F80">
        <w:rPr>
          <w:rFonts w:ascii="Times New Roman" w:eastAsia="宋体" w:hAnsi="Times New Roman" w:cs="Times New Roman"/>
          <w:sz w:val="18"/>
          <w:szCs w:val="18"/>
        </w:rPr>
        <w:t>原绍兴出入境检验检疫局</w:t>
      </w:r>
      <w:r w:rsidR="00A21D5F" w:rsidRPr="00EA0F80">
        <w:rPr>
          <w:rFonts w:ascii="Times New Roman" w:eastAsia="宋体" w:hAnsi="Times New Roman" w:cs="Times New Roman"/>
          <w:sz w:val="18"/>
          <w:szCs w:val="18"/>
        </w:rPr>
        <w:t>)</w:t>
      </w:r>
      <w:r w:rsidRPr="00EA0F80">
        <w:rPr>
          <w:rFonts w:ascii="Times New Roman" w:eastAsia="宋体" w:hAnsi="Times New Roman" w:cs="Times New Roman"/>
          <w:sz w:val="18"/>
          <w:szCs w:val="18"/>
        </w:rPr>
        <w:t>，浙江</w:t>
      </w:r>
      <w:r w:rsidRPr="00EA0F80">
        <w:rPr>
          <w:rFonts w:ascii="Times New Roman" w:eastAsia="宋体" w:hAnsi="Times New Roman" w:cs="Times New Roman"/>
          <w:sz w:val="18"/>
          <w:szCs w:val="18"/>
        </w:rPr>
        <w:t xml:space="preserve"> </w:t>
      </w:r>
      <w:r w:rsidRPr="00EA0F80">
        <w:rPr>
          <w:rFonts w:ascii="Times New Roman" w:eastAsia="宋体" w:hAnsi="Times New Roman" w:cs="Times New Roman"/>
          <w:sz w:val="18"/>
          <w:szCs w:val="18"/>
        </w:rPr>
        <w:t>绍兴</w:t>
      </w:r>
      <w:r w:rsidRPr="00EA0F80">
        <w:rPr>
          <w:rFonts w:ascii="Times New Roman" w:eastAsia="宋体" w:hAnsi="Times New Roman" w:cs="Times New Roman"/>
          <w:sz w:val="18"/>
          <w:szCs w:val="18"/>
        </w:rPr>
        <w:t xml:space="preserve"> 312000</w:t>
      </w:r>
      <w:r w:rsidR="00772A79" w:rsidRPr="00EA0F80">
        <w:rPr>
          <w:rFonts w:ascii="Times New Roman" w:eastAsia="宋体" w:hAnsi="Times New Roman" w:cs="Times New Roman"/>
          <w:sz w:val="18"/>
          <w:szCs w:val="18"/>
        </w:rPr>
        <w:t>)</w:t>
      </w:r>
    </w:p>
    <w:p w14:paraId="124DBD1D" w14:textId="77777777" w:rsidR="002D7329" w:rsidRPr="00EA0F80" w:rsidRDefault="00772A79" w:rsidP="00897E34">
      <w:pPr>
        <w:rPr>
          <w:rFonts w:ascii="Times New Roman" w:eastAsia="宋体" w:hAnsi="Times New Roman" w:cs="Times New Roman"/>
          <w:sz w:val="18"/>
          <w:szCs w:val="18"/>
        </w:rPr>
      </w:pPr>
      <w:r w:rsidRPr="00EA0F80">
        <w:rPr>
          <w:rFonts w:ascii="Times New Roman" w:eastAsia="宋体" w:hAnsi="Times New Roman" w:cs="Times New Roman"/>
          <w:b/>
          <w:bCs/>
          <w:sz w:val="18"/>
          <w:szCs w:val="18"/>
        </w:rPr>
        <w:t>摘要：</w:t>
      </w:r>
      <w:r w:rsidR="00110FB1" w:rsidRPr="00EA0F80">
        <w:rPr>
          <w:rFonts w:ascii="Times New Roman" w:eastAsia="宋体" w:hAnsi="Times New Roman" w:cs="Times New Roman"/>
          <w:sz w:val="18"/>
          <w:szCs w:val="18"/>
        </w:rPr>
        <w:t>构建合理的</w:t>
      </w:r>
      <w:r w:rsidR="00D305CB" w:rsidRPr="00EA0F80">
        <w:rPr>
          <w:rFonts w:ascii="Times New Roman" w:eastAsia="宋体" w:hAnsi="Times New Roman" w:cs="Times New Roman"/>
          <w:sz w:val="18"/>
          <w:szCs w:val="18"/>
        </w:rPr>
        <w:t>茧丝纤度曲线</w:t>
      </w:r>
      <w:r w:rsidR="00110FB1" w:rsidRPr="00EA0F80">
        <w:rPr>
          <w:rFonts w:ascii="Times New Roman" w:eastAsia="宋体" w:hAnsi="Times New Roman" w:cs="Times New Roman"/>
          <w:sz w:val="18"/>
          <w:szCs w:val="18"/>
        </w:rPr>
        <w:t>描述模型是</w:t>
      </w:r>
      <w:r w:rsidR="00451C10" w:rsidRPr="00EA0F80">
        <w:rPr>
          <w:rFonts w:ascii="Times New Roman" w:eastAsia="宋体" w:hAnsi="Times New Roman" w:cs="Times New Roman"/>
          <w:sz w:val="18"/>
          <w:szCs w:val="18"/>
        </w:rPr>
        <w:t>开展蚕品种选育、缫丝工艺制定和计算机模拟缫丝的重要基础。</w:t>
      </w:r>
      <w:r w:rsidRPr="00EA0F80">
        <w:rPr>
          <w:rFonts w:ascii="Times New Roman" w:eastAsia="宋体" w:hAnsi="Times New Roman" w:cs="Times New Roman"/>
          <w:sz w:val="18"/>
          <w:szCs w:val="18"/>
        </w:rPr>
        <w:t>文章在分析了茧丝纤度曲线形态</w:t>
      </w:r>
      <w:r w:rsidR="00451C10" w:rsidRPr="00EA0F80">
        <w:rPr>
          <w:rFonts w:ascii="Times New Roman" w:eastAsia="宋体" w:hAnsi="Times New Roman" w:cs="Times New Roman"/>
          <w:sz w:val="18"/>
          <w:szCs w:val="18"/>
        </w:rPr>
        <w:t>特征</w:t>
      </w:r>
      <w:r w:rsidRPr="00EA0F80">
        <w:rPr>
          <w:rFonts w:ascii="Times New Roman" w:eastAsia="宋体" w:hAnsi="Times New Roman" w:cs="Times New Roman"/>
          <w:sz w:val="18"/>
          <w:szCs w:val="18"/>
        </w:rPr>
        <w:t>的基础上，将茧丝纤度曲线呈</w:t>
      </w:r>
      <w:r w:rsidRPr="00EA0F80">
        <w:rPr>
          <w:rFonts w:ascii="Times New Roman" w:eastAsia="宋体" w:hAnsi="Times New Roman" w:cs="Times New Roman"/>
          <w:sz w:val="18"/>
          <w:szCs w:val="18"/>
        </w:rPr>
        <w:t>“</w:t>
      </w:r>
      <w:r w:rsidRPr="00EA0F80">
        <w:rPr>
          <w:rFonts w:ascii="Times New Roman" w:eastAsia="宋体" w:hAnsi="Times New Roman" w:cs="Times New Roman"/>
          <w:sz w:val="18"/>
          <w:szCs w:val="18"/>
        </w:rPr>
        <w:t>细</w:t>
      </w:r>
      <w:r w:rsidRPr="00EA0F80">
        <w:rPr>
          <w:rFonts w:ascii="Times New Roman" w:eastAsia="宋体" w:hAnsi="Times New Roman" w:cs="Times New Roman"/>
          <w:sz w:val="18"/>
          <w:szCs w:val="18"/>
        </w:rPr>
        <w:t>-</w:t>
      </w:r>
      <w:r w:rsidRPr="00EA0F80">
        <w:rPr>
          <w:rFonts w:ascii="Times New Roman" w:eastAsia="宋体" w:hAnsi="Times New Roman" w:cs="Times New Roman"/>
          <w:sz w:val="18"/>
          <w:szCs w:val="18"/>
        </w:rPr>
        <w:t>粗</w:t>
      </w:r>
      <w:r w:rsidRPr="00EA0F80">
        <w:rPr>
          <w:rFonts w:ascii="Times New Roman" w:eastAsia="宋体" w:hAnsi="Times New Roman" w:cs="Times New Roman"/>
          <w:sz w:val="18"/>
          <w:szCs w:val="18"/>
        </w:rPr>
        <w:t>-</w:t>
      </w:r>
      <w:r w:rsidRPr="00EA0F80">
        <w:rPr>
          <w:rFonts w:ascii="Times New Roman" w:eastAsia="宋体" w:hAnsi="Times New Roman" w:cs="Times New Roman"/>
          <w:sz w:val="18"/>
          <w:szCs w:val="18"/>
        </w:rPr>
        <w:t>细，最末处最细</w:t>
      </w:r>
      <w:r w:rsidRPr="00EA0F80">
        <w:rPr>
          <w:rFonts w:ascii="Times New Roman" w:eastAsia="宋体" w:hAnsi="Times New Roman" w:cs="Times New Roman"/>
          <w:sz w:val="18"/>
          <w:szCs w:val="18"/>
        </w:rPr>
        <w:t>”</w:t>
      </w:r>
      <w:r w:rsidRPr="00EA0F80">
        <w:rPr>
          <w:rFonts w:ascii="Times New Roman" w:eastAsia="宋体" w:hAnsi="Times New Roman" w:cs="Times New Roman"/>
          <w:sz w:val="18"/>
          <w:szCs w:val="18"/>
        </w:rPr>
        <w:t>的特征归咎于蚕吐丝时吐丝口逐渐张开和绢丝液或吐丝力持续减弱的综合结果，提出采用</w:t>
      </w:r>
      <w:r w:rsidRPr="004F59BF">
        <w:rPr>
          <w:rFonts w:ascii="Times New Roman" w:eastAsia="宋体" w:hAnsi="Times New Roman" w:cs="Times New Roman"/>
          <w:sz w:val="18"/>
          <w:szCs w:val="18"/>
          <w:rPrChange w:id="0" w:author="XU" w:date="2018-09-26T14:27:00Z">
            <w:rPr>
              <w:rFonts w:ascii="Times New Roman" w:eastAsia="宋体" w:hAnsi="Times New Roman" w:cs="Times New Roman"/>
              <w:i/>
              <w:sz w:val="18"/>
              <w:szCs w:val="18"/>
            </w:rPr>
          </w:rPrChange>
        </w:rPr>
        <w:t>Logistic</w:t>
      </w:r>
      <w:r w:rsidRPr="00EA0F80">
        <w:rPr>
          <w:rFonts w:ascii="Times New Roman" w:eastAsia="宋体" w:hAnsi="Times New Roman" w:cs="Times New Roman"/>
          <w:sz w:val="18"/>
          <w:szCs w:val="18"/>
        </w:rPr>
        <w:t>函数和二次函数的复合函数来</w:t>
      </w:r>
      <w:r w:rsidR="00451C10" w:rsidRPr="00EA0F80">
        <w:rPr>
          <w:rFonts w:ascii="Times New Roman" w:eastAsia="宋体" w:hAnsi="Times New Roman" w:cs="Times New Roman"/>
          <w:sz w:val="18"/>
          <w:szCs w:val="18"/>
        </w:rPr>
        <w:t>模拟</w:t>
      </w:r>
      <w:r w:rsidRPr="00EA0F80">
        <w:rPr>
          <w:rFonts w:ascii="Times New Roman" w:eastAsia="宋体" w:hAnsi="Times New Roman" w:cs="Times New Roman"/>
          <w:sz w:val="18"/>
          <w:szCs w:val="18"/>
        </w:rPr>
        <w:t>茧丝纤度曲线。</w:t>
      </w:r>
      <w:r w:rsidR="00451C10" w:rsidRPr="00EA0F80">
        <w:rPr>
          <w:rFonts w:ascii="Times New Roman" w:eastAsia="宋体" w:hAnsi="Times New Roman" w:cs="Times New Roman"/>
          <w:sz w:val="18"/>
          <w:szCs w:val="18"/>
        </w:rPr>
        <w:t>经</w:t>
      </w:r>
      <w:r w:rsidRPr="00EA0F80">
        <w:rPr>
          <w:rFonts w:ascii="Times New Roman" w:eastAsia="宋体" w:hAnsi="Times New Roman" w:cs="Times New Roman"/>
          <w:sz w:val="18"/>
          <w:szCs w:val="18"/>
        </w:rPr>
        <w:t>非线性回归分析</w:t>
      </w:r>
      <w:r w:rsidR="00451C10" w:rsidRPr="00EA0F80">
        <w:rPr>
          <w:rFonts w:ascii="Times New Roman" w:eastAsia="宋体" w:hAnsi="Times New Roman" w:cs="Times New Roman"/>
          <w:sz w:val="18"/>
          <w:szCs w:val="18"/>
        </w:rPr>
        <w:t>和模拟生成验证</w:t>
      </w:r>
      <w:r w:rsidRPr="00EA0F80">
        <w:rPr>
          <w:rFonts w:ascii="Times New Roman" w:eastAsia="宋体" w:hAnsi="Times New Roman" w:cs="Times New Roman"/>
          <w:sz w:val="18"/>
          <w:szCs w:val="18"/>
        </w:rPr>
        <w:t>，</w:t>
      </w:r>
      <w:r w:rsidR="00451C10" w:rsidRPr="00EA0F80">
        <w:rPr>
          <w:rFonts w:ascii="Times New Roman" w:eastAsia="宋体" w:hAnsi="Times New Roman" w:cs="Times New Roman"/>
          <w:sz w:val="18"/>
          <w:szCs w:val="18"/>
        </w:rPr>
        <w:t>确认该复合函数模型具有良好的适用性，有望</w:t>
      </w:r>
      <w:r w:rsidR="000A71F9" w:rsidRPr="00EA0F80">
        <w:rPr>
          <w:rFonts w:ascii="Times New Roman" w:eastAsia="宋体" w:hAnsi="Times New Roman" w:cs="Times New Roman"/>
          <w:sz w:val="18"/>
          <w:szCs w:val="18"/>
        </w:rPr>
        <w:t>成为</w:t>
      </w:r>
      <w:r w:rsidR="00451C10" w:rsidRPr="00EA0F80">
        <w:rPr>
          <w:rFonts w:ascii="Times New Roman" w:eastAsia="宋体" w:hAnsi="Times New Roman" w:cs="Times New Roman"/>
          <w:sz w:val="18"/>
          <w:szCs w:val="18"/>
        </w:rPr>
        <w:t>新的茧丝纤度曲线</w:t>
      </w:r>
      <w:r w:rsidR="000A71F9" w:rsidRPr="00EA0F80">
        <w:rPr>
          <w:rFonts w:ascii="Times New Roman" w:eastAsia="宋体" w:hAnsi="Times New Roman" w:cs="Times New Roman"/>
          <w:sz w:val="18"/>
          <w:szCs w:val="18"/>
        </w:rPr>
        <w:t>描述和模拟</w:t>
      </w:r>
      <w:r w:rsidR="00451C10" w:rsidRPr="00EA0F80">
        <w:rPr>
          <w:rFonts w:ascii="Times New Roman" w:eastAsia="宋体" w:hAnsi="Times New Roman" w:cs="Times New Roman"/>
          <w:sz w:val="18"/>
          <w:szCs w:val="18"/>
        </w:rPr>
        <w:t>生成方案。</w:t>
      </w:r>
    </w:p>
    <w:p w14:paraId="4B5CCAE4" w14:textId="77777777" w:rsidR="002D7329" w:rsidRPr="00EA0F80" w:rsidRDefault="00772A79" w:rsidP="00954A64">
      <w:pPr>
        <w:rPr>
          <w:rFonts w:ascii="Times New Roman" w:eastAsia="宋体" w:hAnsi="Times New Roman" w:cs="Times New Roman"/>
          <w:sz w:val="18"/>
          <w:szCs w:val="18"/>
        </w:rPr>
      </w:pPr>
      <w:r w:rsidRPr="00EA0F80">
        <w:rPr>
          <w:rFonts w:ascii="Times New Roman" w:eastAsia="宋体" w:hAnsi="Times New Roman" w:cs="Times New Roman"/>
          <w:b/>
          <w:bCs/>
          <w:sz w:val="18"/>
          <w:szCs w:val="18"/>
        </w:rPr>
        <w:t>关键词：</w:t>
      </w:r>
      <w:r w:rsidRPr="00EA0F80">
        <w:rPr>
          <w:rFonts w:ascii="Times New Roman" w:eastAsia="宋体" w:hAnsi="Times New Roman" w:cs="Times New Roman"/>
          <w:sz w:val="18"/>
          <w:szCs w:val="18"/>
        </w:rPr>
        <w:t>茧丝纤度曲线；计算机模拟缫丝；</w:t>
      </w:r>
      <w:r w:rsidRPr="004F59BF">
        <w:rPr>
          <w:rFonts w:ascii="Times New Roman" w:eastAsia="宋体" w:hAnsi="Times New Roman" w:cs="Times New Roman"/>
          <w:sz w:val="18"/>
          <w:szCs w:val="18"/>
          <w:rPrChange w:id="1" w:author="XU" w:date="2018-09-26T14:27:00Z">
            <w:rPr>
              <w:rFonts w:ascii="Times New Roman" w:eastAsia="宋体" w:hAnsi="Times New Roman" w:cs="Times New Roman"/>
              <w:i/>
              <w:sz w:val="18"/>
              <w:szCs w:val="18"/>
            </w:rPr>
          </w:rPrChange>
        </w:rPr>
        <w:t>Logistic</w:t>
      </w:r>
      <w:r w:rsidRPr="00EA0F80">
        <w:rPr>
          <w:rFonts w:ascii="Times New Roman" w:eastAsia="宋体" w:hAnsi="Times New Roman" w:cs="Times New Roman"/>
          <w:sz w:val="18"/>
          <w:szCs w:val="18"/>
        </w:rPr>
        <w:t>函数</w:t>
      </w:r>
      <w:bookmarkStart w:id="2" w:name="OLE_LINK13"/>
      <w:bookmarkStart w:id="3" w:name="OLE_LINK14"/>
      <w:r w:rsidRPr="00EA0F80">
        <w:rPr>
          <w:rFonts w:ascii="Times New Roman" w:eastAsia="宋体" w:hAnsi="Times New Roman" w:cs="Times New Roman"/>
          <w:sz w:val="18"/>
          <w:szCs w:val="18"/>
        </w:rPr>
        <w:t>；</w:t>
      </w:r>
      <w:bookmarkEnd w:id="2"/>
      <w:bookmarkEnd w:id="3"/>
      <w:r w:rsidR="00EA0F80">
        <w:rPr>
          <w:rFonts w:ascii="Times New Roman" w:eastAsia="宋体" w:hAnsi="Times New Roman" w:cs="Times New Roman"/>
          <w:sz w:val="18"/>
          <w:szCs w:val="18"/>
        </w:rPr>
        <w:t>二次函数；非线性回归分析</w:t>
      </w:r>
    </w:p>
    <w:p w14:paraId="41E06000" w14:textId="77777777" w:rsidR="002D7329" w:rsidRPr="00EA0F80" w:rsidRDefault="00772A79" w:rsidP="0031162D">
      <w:pPr>
        <w:rPr>
          <w:rFonts w:ascii="Times New Roman" w:eastAsia="宋体" w:hAnsi="Times New Roman" w:cs="Times New Roman"/>
          <w:sz w:val="18"/>
          <w:szCs w:val="18"/>
        </w:rPr>
      </w:pPr>
      <w:bookmarkStart w:id="4" w:name="OLE_LINK17"/>
      <w:r w:rsidRPr="00EA0F80">
        <w:rPr>
          <w:rFonts w:ascii="Times New Roman" w:eastAsia="宋体" w:hAnsi="Times New Roman" w:cs="Times New Roman"/>
          <w:b/>
          <w:sz w:val="18"/>
          <w:szCs w:val="18"/>
        </w:rPr>
        <w:t>中图分类号</w:t>
      </w:r>
      <w:bookmarkEnd w:id="4"/>
      <w:r w:rsidRPr="00EA0F80">
        <w:rPr>
          <w:rFonts w:ascii="Times New Roman" w:eastAsia="宋体" w:hAnsi="Times New Roman" w:cs="Times New Roman"/>
          <w:b/>
          <w:sz w:val="18"/>
          <w:szCs w:val="18"/>
        </w:rPr>
        <w:t>：</w:t>
      </w:r>
      <w:r w:rsidR="0031162D" w:rsidRPr="00EA0F80">
        <w:rPr>
          <w:rFonts w:ascii="Times New Roman" w:eastAsia="宋体" w:hAnsi="Times New Roman" w:cs="Times New Roman"/>
          <w:sz w:val="18"/>
          <w:szCs w:val="18"/>
        </w:rPr>
        <w:t>TS14</w:t>
      </w:r>
      <w:ins w:id="5" w:author="XU" w:date="2018-09-26T14:27:00Z">
        <w:r w:rsidR="004F59BF">
          <w:rPr>
            <w:rFonts w:ascii="Times New Roman" w:eastAsia="宋体" w:hAnsi="Times New Roman" w:cs="Times New Roman" w:hint="eastAsia"/>
            <w:sz w:val="18"/>
            <w:szCs w:val="18"/>
          </w:rPr>
          <w:t>1.91</w:t>
        </w:r>
      </w:ins>
      <w:del w:id="6" w:author="XU" w:date="2018-09-26T14:27:00Z">
        <w:r w:rsidR="0031162D" w:rsidRPr="00EA0F80" w:rsidDel="004F59BF">
          <w:rPr>
            <w:rFonts w:ascii="Times New Roman" w:eastAsia="宋体" w:hAnsi="Times New Roman" w:cs="Times New Roman"/>
            <w:sz w:val="18"/>
            <w:szCs w:val="18"/>
          </w:rPr>
          <w:delText>3.9</w:delText>
        </w:r>
      </w:del>
      <w:r w:rsidR="0031162D" w:rsidRPr="00EA0F80">
        <w:rPr>
          <w:rFonts w:ascii="Times New Roman" w:eastAsia="宋体" w:hAnsi="Times New Roman" w:cs="Times New Roman"/>
          <w:sz w:val="18"/>
          <w:szCs w:val="18"/>
        </w:rPr>
        <w:t xml:space="preserve">      </w:t>
      </w:r>
      <w:r w:rsidRPr="00EA0F80">
        <w:rPr>
          <w:rFonts w:ascii="Times New Roman" w:eastAsia="宋体" w:hAnsi="Times New Roman" w:cs="Times New Roman"/>
          <w:sz w:val="18"/>
          <w:szCs w:val="18"/>
        </w:rPr>
        <w:t xml:space="preserve">  </w:t>
      </w:r>
      <w:r w:rsidRPr="00EA0F80">
        <w:rPr>
          <w:rFonts w:ascii="Times New Roman" w:eastAsia="宋体" w:hAnsi="Times New Roman" w:cs="Times New Roman"/>
          <w:b/>
          <w:sz w:val="18"/>
          <w:szCs w:val="18"/>
        </w:rPr>
        <w:t>文献标志码：</w:t>
      </w:r>
      <w:r w:rsidR="0031162D" w:rsidRPr="00EA0F80">
        <w:rPr>
          <w:rFonts w:ascii="Times New Roman" w:eastAsia="宋体" w:hAnsi="Times New Roman" w:cs="Times New Roman"/>
          <w:sz w:val="18"/>
          <w:szCs w:val="18"/>
        </w:rPr>
        <w:t xml:space="preserve">  A      </w:t>
      </w:r>
      <w:r w:rsidRPr="00EA0F80">
        <w:rPr>
          <w:rFonts w:ascii="Times New Roman" w:eastAsia="宋体" w:hAnsi="Times New Roman" w:cs="Times New Roman"/>
          <w:sz w:val="18"/>
          <w:szCs w:val="18"/>
        </w:rPr>
        <w:t xml:space="preserve"> </w:t>
      </w:r>
      <w:r w:rsidR="0031162D" w:rsidRPr="00EA0F80">
        <w:rPr>
          <w:rFonts w:ascii="Times New Roman" w:eastAsia="宋体" w:hAnsi="Times New Roman" w:cs="Times New Roman"/>
          <w:b/>
          <w:color w:val="000000"/>
          <w:sz w:val="18"/>
          <w:szCs w:val="18"/>
        </w:rPr>
        <w:t>文章编号：</w:t>
      </w:r>
      <w:r w:rsidR="0031162D" w:rsidRPr="00EA0F80">
        <w:rPr>
          <w:rFonts w:ascii="Times New Roman" w:eastAsia="宋体" w:hAnsi="Times New Roman" w:cs="Times New Roman"/>
          <w:color w:val="000000"/>
          <w:sz w:val="18"/>
          <w:szCs w:val="18"/>
        </w:rPr>
        <w:t xml:space="preserve">1001-7003(2018)00-0000-00      </w:t>
      </w:r>
      <w:r w:rsidR="0031162D" w:rsidRPr="00EA0F80">
        <w:rPr>
          <w:rFonts w:ascii="Times New Roman" w:eastAsia="宋体" w:hAnsi="Times New Roman" w:cs="Times New Roman"/>
          <w:color w:val="000000"/>
          <w:sz w:val="18"/>
          <w:szCs w:val="18"/>
        </w:rPr>
        <w:t>引用页码：</w:t>
      </w:r>
      <w:r w:rsidRPr="00EA0F80">
        <w:rPr>
          <w:rFonts w:ascii="Times New Roman" w:eastAsia="宋体" w:hAnsi="Times New Roman" w:cs="Times New Roman"/>
          <w:sz w:val="18"/>
          <w:szCs w:val="18"/>
        </w:rPr>
        <w:t xml:space="preserve"> </w:t>
      </w:r>
    </w:p>
    <w:p w14:paraId="57CFAB4D" w14:textId="77777777" w:rsidR="002D7329" w:rsidRPr="00EA0F80" w:rsidRDefault="00772A79">
      <w:pPr>
        <w:adjustRightInd w:val="0"/>
        <w:snapToGrid w:val="0"/>
        <w:jc w:val="left"/>
        <w:rPr>
          <w:rFonts w:ascii="Times New Roman" w:eastAsia="宋体" w:hAnsi="Times New Roman" w:cs="Times New Roman"/>
          <w:b/>
          <w:bCs/>
          <w:sz w:val="18"/>
          <w:szCs w:val="18"/>
        </w:rPr>
      </w:pPr>
      <w:r w:rsidRPr="00EA0F80">
        <w:rPr>
          <w:rFonts w:ascii="Times New Roman" w:eastAsia="宋体" w:hAnsi="Times New Roman" w:cs="Times New Roman"/>
          <w:b/>
          <w:bCs/>
          <w:sz w:val="18"/>
          <w:szCs w:val="18"/>
        </w:rPr>
        <w:t>收稿日期：</w:t>
      </w:r>
      <w:r w:rsidRPr="00EA0F80">
        <w:rPr>
          <w:rFonts w:ascii="Times New Roman" w:eastAsia="宋体" w:hAnsi="Times New Roman" w:cs="Times New Roman"/>
          <w:sz w:val="18"/>
          <w:szCs w:val="18"/>
        </w:rPr>
        <w:t>2018-03-19</w:t>
      </w:r>
      <w:r w:rsidRPr="00EA0F80">
        <w:rPr>
          <w:rFonts w:ascii="Times New Roman" w:eastAsia="宋体" w:hAnsi="Times New Roman" w:cs="Times New Roman"/>
          <w:sz w:val="18"/>
          <w:szCs w:val="18"/>
        </w:rPr>
        <w:t>；</w:t>
      </w:r>
      <w:r w:rsidR="0031162D" w:rsidRPr="00EA0F80">
        <w:rPr>
          <w:rFonts w:ascii="Times New Roman" w:eastAsia="宋体" w:hAnsi="Times New Roman" w:cs="Times New Roman"/>
          <w:b/>
          <w:sz w:val="18"/>
          <w:szCs w:val="18"/>
        </w:rPr>
        <w:t>修回日期：</w:t>
      </w:r>
      <w:r w:rsidR="0031162D" w:rsidRPr="00EA0F80">
        <w:rPr>
          <w:rFonts w:ascii="Times New Roman" w:eastAsia="宋体" w:hAnsi="Times New Roman" w:cs="Times New Roman"/>
          <w:sz w:val="18"/>
          <w:szCs w:val="18"/>
        </w:rPr>
        <w:t>2018-00-00</w:t>
      </w:r>
    </w:p>
    <w:p w14:paraId="54EB97DE" w14:textId="77777777" w:rsidR="002D7329" w:rsidRPr="00EA0F80" w:rsidRDefault="00772A79">
      <w:pPr>
        <w:adjustRightInd w:val="0"/>
        <w:snapToGrid w:val="0"/>
        <w:jc w:val="left"/>
        <w:rPr>
          <w:rFonts w:ascii="Times New Roman" w:eastAsia="宋体" w:hAnsi="Times New Roman" w:cs="Times New Roman"/>
          <w:sz w:val="18"/>
          <w:szCs w:val="18"/>
        </w:rPr>
      </w:pPr>
      <w:r w:rsidRPr="00EA0F80">
        <w:rPr>
          <w:rFonts w:ascii="Times New Roman" w:eastAsia="宋体" w:hAnsi="Times New Roman" w:cs="Times New Roman"/>
          <w:b/>
          <w:bCs/>
          <w:sz w:val="18"/>
          <w:szCs w:val="18"/>
        </w:rPr>
        <w:t>基金项目：</w:t>
      </w:r>
      <w:r w:rsidRPr="00EA0F80">
        <w:rPr>
          <w:rFonts w:ascii="Times New Roman" w:eastAsia="宋体" w:hAnsi="Times New Roman" w:cs="Times New Roman"/>
          <w:sz w:val="18"/>
          <w:szCs w:val="18"/>
        </w:rPr>
        <w:t>国家自然科学基金项目</w:t>
      </w:r>
      <w:r w:rsidR="00A21D5F" w:rsidRPr="00EA0F80">
        <w:rPr>
          <w:rFonts w:ascii="Times New Roman" w:eastAsia="宋体" w:hAnsi="Times New Roman" w:cs="Times New Roman"/>
          <w:sz w:val="18"/>
          <w:szCs w:val="18"/>
        </w:rPr>
        <w:t>(</w:t>
      </w:r>
      <w:r w:rsidRPr="00EA0F80">
        <w:rPr>
          <w:rFonts w:ascii="Times New Roman" w:eastAsia="宋体" w:hAnsi="Times New Roman" w:cs="Times New Roman"/>
          <w:sz w:val="18"/>
          <w:szCs w:val="18"/>
        </w:rPr>
        <w:t>51763001</w:t>
      </w:r>
      <w:r w:rsidR="00A21D5F" w:rsidRPr="00EA0F80">
        <w:rPr>
          <w:rFonts w:ascii="Times New Roman" w:eastAsia="宋体" w:hAnsi="Times New Roman" w:cs="Times New Roman"/>
          <w:sz w:val="18"/>
          <w:szCs w:val="18"/>
        </w:rPr>
        <w:t>)</w:t>
      </w:r>
      <w:r w:rsidRPr="00EA0F80">
        <w:rPr>
          <w:rFonts w:ascii="Times New Roman" w:eastAsia="宋体" w:hAnsi="Times New Roman" w:cs="Times New Roman"/>
          <w:sz w:val="18"/>
          <w:szCs w:val="18"/>
        </w:rPr>
        <w:t>；广西自然科学基金项目</w:t>
      </w:r>
      <w:r w:rsidR="00A21D5F" w:rsidRPr="00EA0F80">
        <w:rPr>
          <w:rFonts w:ascii="Times New Roman" w:eastAsia="宋体" w:hAnsi="Times New Roman" w:cs="Times New Roman"/>
          <w:sz w:val="18"/>
          <w:szCs w:val="18"/>
        </w:rPr>
        <w:t>(</w:t>
      </w:r>
      <w:r w:rsidRPr="00EA0F80">
        <w:rPr>
          <w:rFonts w:ascii="Times New Roman" w:eastAsia="宋体" w:hAnsi="Times New Roman" w:cs="Times New Roman"/>
          <w:sz w:val="18"/>
          <w:szCs w:val="18"/>
        </w:rPr>
        <w:t>2016GXNSFBA380015</w:t>
      </w:r>
      <w:r w:rsidR="00A21D5F" w:rsidRPr="00EA0F80">
        <w:rPr>
          <w:rFonts w:ascii="Times New Roman" w:eastAsia="宋体" w:hAnsi="Times New Roman" w:cs="Times New Roman"/>
          <w:sz w:val="18"/>
          <w:szCs w:val="18"/>
        </w:rPr>
        <w:t>)</w:t>
      </w:r>
      <w:r w:rsidRPr="00EA0F80">
        <w:rPr>
          <w:rFonts w:ascii="Times New Roman" w:eastAsia="宋体" w:hAnsi="Times New Roman" w:cs="Times New Roman"/>
          <w:sz w:val="18"/>
          <w:szCs w:val="18"/>
        </w:rPr>
        <w:t>；广西高校科研立项项目</w:t>
      </w:r>
      <w:r w:rsidR="00A21D5F" w:rsidRPr="00EA0F80">
        <w:rPr>
          <w:rFonts w:ascii="Times New Roman" w:eastAsia="宋体" w:hAnsi="Times New Roman" w:cs="Times New Roman"/>
          <w:sz w:val="18"/>
          <w:szCs w:val="18"/>
        </w:rPr>
        <w:t>(</w:t>
      </w:r>
      <w:r w:rsidRPr="00EA0F80">
        <w:rPr>
          <w:rFonts w:ascii="Times New Roman" w:eastAsia="宋体" w:hAnsi="Times New Roman" w:cs="Times New Roman"/>
          <w:sz w:val="18"/>
          <w:szCs w:val="18"/>
        </w:rPr>
        <w:t>KY2015LX174</w:t>
      </w:r>
      <w:r w:rsidR="00A21D5F" w:rsidRPr="00EA0F80">
        <w:rPr>
          <w:rFonts w:ascii="Times New Roman" w:eastAsia="宋体" w:hAnsi="Times New Roman" w:cs="Times New Roman"/>
          <w:sz w:val="18"/>
          <w:szCs w:val="18"/>
        </w:rPr>
        <w:t>)</w:t>
      </w:r>
      <w:r w:rsidRPr="00EA0F80">
        <w:rPr>
          <w:rFonts w:ascii="Times New Roman" w:eastAsia="宋体" w:hAnsi="Times New Roman" w:cs="Times New Roman"/>
          <w:sz w:val="18"/>
          <w:szCs w:val="18"/>
        </w:rPr>
        <w:t>；广西科技大学科学基金项目</w:t>
      </w:r>
      <w:r w:rsidR="00A21D5F" w:rsidRPr="00EA0F80">
        <w:rPr>
          <w:rFonts w:ascii="Times New Roman" w:eastAsia="宋体" w:hAnsi="Times New Roman" w:cs="Times New Roman"/>
          <w:sz w:val="18"/>
          <w:szCs w:val="18"/>
        </w:rPr>
        <w:t>(</w:t>
      </w:r>
      <w:r w:rsidRPr="00EA0F80">
        <w:rPr>
          <w:rFonts w:ascii="Times New Roman" w:eastAsia="宋体" w:hAnsi="Times New Roman" w:cs="Times New Roman"/>
          <w:sz w:val="18"/>
          <w:szCs w:val="18"/>
        </w:rPr>
        <w:t>校科自</w:t>
      </w:r>
      <w:r w:rsidRPr="00EA0F80">
        <w:rPr>
          <w:rFonts w:ascii="Times New Roman" w:eastAsia="宋体" w:hAnsi="Times New Roman" w:cs="Times New Roman"/>
          <w:sz w:val="18"/>
          <w:szCs w:val="18"/>
        </w:rPr>
        <w:t>1419203</w:t>
      </w:r>
      <w:r w:rsidR="00A21D5F" w:rsidRPr="00EA0F80">
        <w:rPr>
          <w:rFonts w:ascii="Times New Roman" w:eastAsia="宋体" w:hAnsi="Times New Roman" w:cs="Times New Roman"/>
          <w:sz w:val="18"/>
          <w:szCs w:val="18"/>
        </w:rPr>
        <w:t>)</w:t>
      </w:r>
    </w:p>
    <w:p w14:paraId="6D2DF2E4" w14:textId="77777777" w:rsidR="002D7329" w:rsidRPr="0031162D" w:rsidRDefault="00772A79">
      <w:pPr>
        <w:adjustRightInd w:val="0"/>
        <w:snapToGrid w:val="0"/>
        <w:jc w:val="left"/>
        <w:rPr>
          <w:rFonts w:ascii="Times New Roman" w:eastAsia="宋体" w:hAnsi="Times New Roman" w:cs="Times New Roman"/>
          <w:b/>
          <w:sz w:val="17"/>
          <w:szCs w:val="17"/>
        </w:rPr>
      </w:pPr>
      <w:r w:rsidRPr="00EA0F80">
        <w:rPr>
          <w:rFonts w:ascii="Times New Roman" w:eastAsia="宋体" w:hAnsi="Times New Roman" w:cs="Times New Roman"/>
          <w:b/>
          <w:bCs/>
          <w:sz w:val="18"/>
          <w:szCs w:val="18"/>
        </w:rPr>
        <w:t>作者简介：</w:t>
      </w:r>
      <w:r w:rsidRPr="00EA0F80">
        <w:rPr>
          <w:rFonts w:ascii="Times New Roman" w:eastAsia="宋体" w:hAnsi="Times New Roman" w:cs="Times New Roman"/>
          <w:bCs/>
          <w:sz w:val="18"/>
          <w:szCs w:val="18"/>
        </w:rPr>
        <w:t>黄继伟</w:t>
      </w:r>
      <w:r w:rsidRPr="00EA0F80">
        <w:rPr>
          <w:rFonts w:ascii="Times New Roman" w:eastAsia="宋体" w:hAnsi="Times New Roman" w:cs="Times New Roman"/>
          <w:bCs/>
          <w:sz w:val="18"/>
          <w:szCs w:val="18"/>
        </w:rPr>
        <w:t>(1981—)</w:t>
      </w:r>
      <w:r w:rsidRPr="00EA0F80">
        <w:rPr>
          <w:rFonts w:ascii="Times New Roman" w:eastAsia="宋体" w:hAnsi="Times New Roman" w:cs="Times New Roman"/>
          <w:sz w:val="18"/>
          <w:szCs w:val="18"/>
        </w:rPr>
        <w:t>，</w:t>
      </w:r>
      <w:r w:rsidRPr="00EA0F80">
        <w:rPr>
          <w:rFonts w:ascii="Times New Roman" w:eastAsia="宋体" w:hAnsi="Times New Roman" w:cs="Times New Roman"/>
          <w:bCs/>
          <w:sz w:val="18"/>
          <w:szCs w:val="18"/>
        </w:rPr>
        <w:t>男</w:t>
      </w:r>
      <w:r w:rsidRPr="00EA0F80">
        <w:rPr>
          <w:rFonts w:ascii="Times New Roman" w:eastAsia="宋体" w:hAnsi="Times New Roman" w:cs="Times New Roman"/>
          <w:sz w:val="18"/>
          <w:szCs w:val="18"/>
        </w:rPr>
        <w:t>，</w:t>
      </w:r>
      <w:r w:rsidRPr="00EA0F80">
        <w:rPr>
          <w:rFonts w:ascii="Times New Roman" w:eastAsia="宋体" w:hAnsi="Times New Roman" w:cs="Times New Roman"/>
          <w:bCs/>
          <w:sz w:val="18"/>
          <w:szCs w:val="18"/>
        </w:rPr>
        <w:t>副教授</w:t>
      </w:r>
      <w:r w:rsidRPr="00EA0F80">
        <w:rPr>
          <w:rFonts w:ascii="Times New Roman" w:eastAsia="宋体" w:hAnsi="Times New Roman" w:cs="Times New Roman"/>
          <w:sz w:val="18"/>
          <w:szCs w:val="18"/>
        </w:rPr>
        <w:t>，</w:t>
      </w:r>
      <w:r w:rsidRPr="00EA0F80">
        <w:rPr>
          <w:rFonts w:ascii="Times New Roman" w:eastAsia="宋体" w:hAnsi="Times New Roman" w:cs="Times New Roman"/>
          <w:bCs/>
          <w:sz w:val="18"/>
          <w:szCs w:val="18"/>
        </w:rPr>
        <w:t>主要从事缫丝工程及丝绸新材料的研究。通信作者：林海涛，教授，</w:t>
      </w:r>
      <w:r w:rsidRPr="00EA0F80">
        <w:rPr>
          <w:rFonts w:ascii="Times New Roman" w:eastAsia="宋体" w:hAnsi="Times New Roman" w:cs="Times New Roman"/>
          <w:bCs/>
          <w:sz w:val="18"/>
          <w:szCs w:val="18"/>
        </w:rPr>
        <w:t>lhthost@163.com</w:t>
      </w:r>
      <w:r w:rsidRPr="00EA0F80">
        <w:rPr>
          <w:rFonts w:ascii="Times New Roman" w:eastAsia="宋体" w:hAnsi="Times New Roman" w:cs="Times New Roman"/>
          <w:bCs/>
          <w:sz w:val="18"/>
          <w:szCs w:val="18"/>
        </w:rPr>
        <w:t>。</w:t>
      </w:r>
    </w:p>
    <w:p w14:paraId="16CC0D77" w14:textId="77777777" w:rsidR="002D7329" w:rsidRPr="0031162D" w:rsidRDefault="002D7329">
      <w:pPr>
        <w:adjustRightInd w:val="0"/>
        <w:snapToGrid w:val="0"/>
        <w:jc w:val="left"/>
        <w:rPr>
          <w:rFonts w:ascii="Times New Roman" w:eastAsia="宋体" w:hAnsi="Times New Roman" w:cs="Times New Roman"/>
          <w:sz w:val="16"/>
          <w:szCs w:val="16"/>
        </w:rPr>
      </w:pPr>
    </w:p>
    <w:p w14:paraId="2D2D52CB" w14:textId="77777777" w:rsidR="002D7329" w:rsidRPr="000558B4" w:rsidRDefault="00772A79">
      <w:pPr>
        <w:spacing w:line="500" w:lineRule="exact"/>
        <w:jc w:val="center"/>
        <w:rPr>
          <w:rFonts w:ascii="Times New Roman" w:eastAsia="宋体" w:hAnsi="Times New Roman" w:cs="Times New Roman"/>
          <w:b/>
          <w:sz w:val="28"/>
          <w:szCs w:val="28"/>
        </w:rPr>
      </w:pPr>
      <w:bookmarkStart w:id="7" w:name="OLE_LINK15"/>
      <w:bookmarkStart w:id="8" w:name="OLE_LINK16"/>
      <w:r w:rsidRPr="000558B4">
        <w:rPr>
          <w:rFonts w:ascii="Times New Roman" w:eastAsia="宋体" w:hAnsi="Times New Roman" w:cs="Times New Roman"/>
          <w:b/>
          <w:sz w:val="28"/>
          <w:szCs w:val="28"/>
        </w:rPr>
        <w:t>Construction and analysis of cocoon filament size curve</w:t>
      </w:r>
      <w:r w:rsidR="003760D4" w:rsidRPr="000558B4">
        <w:rPr>
          <w:rFonts w:ascii="Times New Roman" w:eastAsia="宋体" w:hAnsi="Times New Roman" w:cs="Times New Roman"/>
          <w:b/>
          <w:sz w:val="28"/>
          <w:szCs w:val="28"/>
        </w:rPr>
        <w:t xml:space="preserve"> function model</w:t>
      </w:r>
    </w:p>
    <w:bookmarkEnd w:id="7"/>
    <w:bookmarkEnd w:id="8"/>
    <w:p w14:paraId="3ECDF0F1" w14:textId="77777777" w:rsidR="002D7329" w:rsidRPr="000558B4" w:rsidRDefault="00772A79" w:rsidP="00954A64">
      <w:pPr>
        <w:jc w:val="center"/>
        <w:rPr>
          <w:rFonts w:ascii="Times New Roman" w:eastAsia="宋体" w:hAnsi="Times New Roman" w:cs="Times New Roman"/>
          <w:b/>
          <w:sz w:val="18"/>
          <w:szCs w:val="18"/>
        </w:rPr>
      </w:pPr>
      <w:r w:rsidRPr="000558B4">
        <w:rPr>
          <w:rFonts w:ascii="Times New Roman" w:eastAsia="宋体" w:hAnsi="Times New Roman" w:cs="Times New Roman"/>
          <w:b/>
          <w:sz w:val="18"/>
          <w:szCs w:val="18"/>
        </w:rPr>
        <w:t>HUANG Jiwei</w:t>
      </w:r>
      <w:r w:rsidRPr="000558B4">
        <w:rPr>
          <w:rFonts w:ascii="Times New Roman" w:eastAsia="宋体" w:hAnsi="Times New Roman" w:cs="Times New Roman"/>
          <w:b/>
          <w:sz w:val="18"/>
          <w:szCs w:val="18"/>
          <w:vertAlign w:val="superscript"/>
        </w:rPr>
        <w:t>1,2</w:t>
      </w:r>
      <w:r w:rsidRPr="000558B4">
        <w:rPr>
          <w:rFonts w:ascii="Times New Roman" w:eastAsia="宋体" w:hAnsi="Times New Roman" w:cs="Times New Roman"/>
          <w:b/>
          <w:sz w:val="18"/>
          <w:szCs w:val="18"/>
        </w:rPr>
        <w:t>, CHEN Xuanmo</w:t>
      </w:r>
      <w:r w:rsidRPr="000558B4">
        <w:rPr>
          <w:rFonts w:ascii="Times New Roman" w:eastAsia="宋体" w:hAnsi="Times New Roman" w:cs="Times New Roman"/>
          <w:b/>
          <w:sz w:val="18"/>
          <w:szCs w:val="18"/>
          <w:vertAlign w:val="superscript"/>
        </w:rPr>
        <w:t>1</w:t>
      </w:r>
      <w:r w:rsidRPr="000558B4">
        <w:rPr>
          <w:rFonts w:ascii="Times New Roman" w:eastAsia="宋体" w:hAnsi="Times New Roman" w:cs="Times New Roman"/>
          <w:b/>
          <w:sz w:val="18"/>
          <w:szCs w:val="18"/>
        </w:rPr>
        <w:t xml:space="preserve">, </w:t>
      </w:r>
      <w:r w:rsidR="00C4753C" w:rsidRPr="000558B4">
        <w:rPr>
          <w:rFonts w:ascii="Times New Roman" w:eastAsia="宋体" w:hAnsi="Times New Roman" w:cs="Times New Roman"/>
          <w:b/>
          <w:sz w:val="18"/>
          <w:szCs w:val="18"/>
        </w:rPr>
        <w:t>QIAN Aifen</w:t>
      </w:r>
      <w:r w:rsidR="00C4753C" w:rsidRPr="000558B4">
        <w:rPr>
          <w:rFonts w:ascii="Times New Roman" w:eastAsia="宋体" w:hAnsi="Times New Roman" w:cs="Times New Roman"/>
          <w:b/>
          <w:sz w:val="18"/>
          <w:szCs w:val="18"/>
          <w:vertAlign w:val="superscript"/>
        </w:rPr>
        <w:t>3</w:t>
      </w:r>
      <w:r w:rsidR="00C4753C" w:rsidRPr="000558B4">
        <w:rPr>
          <w:rFonts w:ascii="Times New Roman" w:eastAsia="宋体" w:hAnsi="Times New Roman" w:cs="Times New Roman"/>
          <w:b/>
          <w:sz w:val="18"/>
          <w:szCs w:val="18"/>
        </w:rPr>
        <w:t xml:space="preserve">, </w:t>
      </w:r>
      <w:r w:rsidRPr="000558B4">
        <w:rPr>
          <w:rFonts w:ascii="Times New Roman" w:eastAsia="宋体" w:hAnsi="Times New Roman" w:cs="Times New Roman"/>
          <w:b/>
          <w:sz w:val="18"/>
          <w:szCs w:val="18"/>
        </w:rPr>
        <w:t>NING Wan</w:t>
      </w:r>
      <w:ins w:id="9" w:author="XU" w:date="2018-09-26T14:28:00Z">
        <w:r w:rsidR="00B81A6C">
          <w:rPr>
            <w:rFonts w:ascii="Times New Roman" w:eastAsia="宋体" w:hAnsi="Times New Roman" w:cs="Times New Roman"/>
            <w:b/>
            <w:sz w:val="18"/>
            <w:szCs w:val="18"/>
          </w:rPr>
          <w:t>’</w:t>
        </w:r>
      </w:ins>
      <w:r w:rsidRPr="000558B4">
        <w:rPr>
          <w:rFonts w:ascii="Times New Roman" w:eastAsia="宋体" w:hAnsi="Times New Roman" w:cs="Times New Roman"/>
          <w:b/>
          <w:sz w:val="18"/>
          <w:szCs w:val="18"/>
        </w:rPr>
        <w:t>e</w:t>
      </w:r>
      <w:r w:rsidRPr="000558B4">
        <w:rPr>
          <w:rFonts w:ascii="Times New Roman" w:eastAsia="宋体" w:hAnsi="Times New Roman" w:cs="Times New Roman"/>
          <w:b/>
          <w:sz w:val="18"/>
          <w:szCs w:val="18"/>
          <w:vertAlign w:val="superscript"/>
        </w:rPr>
        <w:t>1</w:t>
      </w:r>
      <w:r w:rsidRPr="000558B4">
        <w:rPr>
          <w:rFonts w:ascii="Times New Roman" w:eastAsia="宋体" w:hAnsi="Times New Roman" w:cs="Times New Roman"/>
          <w:b/>
          <w:sz w:val="18"/>
          <w:szCs w:val="18"/>
        </w:rPr>
        <w:t>, LIN Haitao</w:t>
      </w:r>
      <w:r w:rsidRPr="000558B4">
        <w:rPr>
          <w:rFonts w:ascii="Times New Roman" w:eastAsia="宋体" w:hAnsi="Times New Roman" w:cs="Times New Roman"/>
          <w:b/>
          <w:sz w:val="18"/>
          <w:szCs w:val="18"/>
          <w:vertAlign w:val="superscript"/>
        </w:rPr>
        <w:t>1</w:t>
      </w:r>
      <w:r w:rsidRPr="000558B4">
        <w:rPr>
          <w:rFonts w:ascii="Times New Roman" w:eastAsia="宋体" w:hAnsi="Times New Roman" w:cs="Times New Roman"/>
          <w:b/>
          <w:sz w:val="18"/>
          <w:szCs w:val="18"/>
        </w:rPr>
        <w:t>, LING Xinlong</w:t>
      </w:r>
      <w:r w:rsidRPr="000558B4">
        <w:rPr>
          <w:rFonts w:ascii="Times New Roman" w:eastAsia="宋体" w:hAnsi="Times New Roman" w:cs="Times New Roman"/>
          <w:b/>
          <w:sz w:val="18"/>
          <w:szCs w:val="18"/>
          <w:vertAlign w:val="superscript"/>
        </w:rPr>
        <w:t>1</w:t>
      </w:r>
      <w:r w:rsidRPr="000558B4">
        <w:rPr>
          <w:rFonts w:ascii="Times New Roman" w:eastAsia="宋体" w:hAnsi="Times New Roman" w:cs="Times New Roman"/>
          <w:b/>
          <w:sz w:val="18"/>
          <w:szCs w:val="18"/>
        </w:rPr>
        <w:t>, YUE Xinxia</w:t>
      </w:r>
      <w:r w:rsidRPr="000558B4">
        <w:rPr>
          <w:rFonts w:ascii="Times New Roman" w:eastAsia="宋体" w:hAnsi="Times New Roman" w:cs="Times New Roman"/>
          <w:b/>
          <w:sz w:val="18"/>
          <w:szCs w:val="18"/>
          <w:vertAlign w:val="superscript"/>
        </w:rPr>
        <w:t>1</w:t>
      </w:r>
    </w:p>
    <w:p w14:paraId="7DA1140E" w14:textId="77777777" w:rsidR="00704B14" w:rsidRPr="000558B4" w:rsidRDefault="00772A79" w:rsidP="00954A64">
      <w:pPr>
        <w:jc w:val="center"/>
        <w:rPr>
          <w:rFonts w:ascii="Times New Roman" w:eastAsia="宋体" w:hAnsi="Times New Roman" w:cs="Times New Roman"/>
          <w:sz w:val="18"/>
          <w:szCs w:val="18"/>
        </w:rPr>
      </w:pPr>
      <w:r w:rsidRPr="000558B4">
        <w:rPr>
          <w:rFonts w:ascii="Times New Roman" w:eastAsia="宋体" w:hAnsi="Times New Roman" w:cs="Times New Roman"/>
          <w:sz w:val="18"/>
          <w:szCs w:val="18"/>
        </w:rPr>
        <w:t>(1. College of Biological and Chemical Engineering, Guangxi University of Science and Technology, Liuzhou</w:t>
      </w:r>
      <w:del w:id="10" w:author="XU" w:date="2018-09-26T14:28:00Z">
        <w:r w:rsidR="00704B14" w:rsidRPr="000558B4" w:rsidDel="00B81A6C">
          <w:rPr>
            <w:rFonts w:ascii="Times New Roman" w:eastAsia="宋体" w:hAnsi="Times New Roman" w:cs="Times New Roman"/>
            <w:sz w:val="18"/>
            <w:szCs w:val="18"/>
          </w:rPr>
          <w:delText>, Guangxi</w:delText>
        </w:r>
      </w:del>
      <w:r w:rsidRPr="000558B4">
        <w:rPr>
          <w:rFonts w:ascii="Times New Roman" w:eastAsia="宋体" w:hAnsi="Times New Roman" w:cs="Times New Roman"/>
          <w:sz w:val="18"/>
          <w:szCs w:val="18"/>
        </w:rPr>
        <w:t xml:space="preserve"> 545006, China;</w:t>
      </w:r>
    </w:p>
    <w:p w14:paraId="278B5A5E" w14:textId="77777777" w:rsidR="00704B14" w:rsidRPr="000558B4" w:rsidRDefault="00772A79" w:rsidP="00954A64">
      <w:pPr>
        <w:jc w:val="center"/>
        <w:rPr>
          <w:rFonts w:ascii="Times New Roman" w:eastAsia="宋体" w:hAnsi="Times New Roman" w:cs="Times New Roman"/>
          <w:sz w:val="18"/>
          <w:szCs w:val="18"/>
        </w:rPr>
      </w:pPr>
      <w:r w:rsidRPr="000558B4">
        <w:rPr>
          <w:rFonts w:ascii="Times New Roman" w:eastAsia="宋体" w:hAnsi="Times New Roman" w:cs="Times New Roman"/>
          <w:sz w:val="18"/>
          <w:szCs w:val="18"/>
        </w:rPr>
        <w:t>2. College of Textile and Clothing Engineering, Soochow University, Suzhou</w:t>
      </w:r>
      <w:del w:id="11" w:author="XU" w:date="2018-09-26T14:28:00Z">
        <w:r w:rsidR="00704B14" w:rsidRPr="000558B4" w:rsidDel="00B81A6C">
          <w:rPr>
            <w:rFonts w:ascii="Times New Roman" w:eastAsia="宋体" w:hAnsi="Times New Roman" w:cs="Times New Roman"/>
            <w:sz w:val="18"/>
            <w:szCs w:val="18"/>
          </w:rPr>
          <w:delText>, Jiangsu</w:delText>
        </w:r>
      </w:del>
      <w:r w:rsidRPr="000558B4">
        <w:rPr>
          <w:rFonts w:ascii="Times New Roman" w:eastAsia="宋体" w:hAnsi="Times New Roman" w:cs="Times New Roman"/>
          <w:sz w:val="18"/>
          <w:szCs w:val="18"/>
        </w:rPr>
        <w:t xml:space="preserve"> 215123, China</w:t>
      </w:r>
      <w:r w:rsidR="004F0A06" w:rsidRPr="000558B4">
        <w:rPr>
          <w:rFonts w:ascii="Times New Roman" w:eastAsia="宋体" w:hAnsi="Times New Roman" w:cs="Times New Roman"/>
          <w:sz w:val="18"/>
          <w:szCs w:val="18"/>
        </w:rPr>
        <w:t>;</w:t>
      </w:r>
    </w:p>
    <w:p w14:paraId="2816969A" w14:textId="77777777" w:rsidR="002D7329" w:rsidRPr="000558B4" w:rsidRDefault="004F0A06" w:rsidP="00954A64">
      <w:pPr>
        <w:jc w:val="center"/>
        <w:rPr>
          <w:rFonts w:ascii="Times New Roman" w:eastAsia="宋体" w:hAnsi="Times New Roman" w:cs="Times New Roman"/>
          <w:sz w:val="18"/>
          <w:szCs w:val="18"/>
        </w:rPr>
      </w:pPr>
      <w:r w:rsidRPr="000558B4">
        <w:rPr>
          <w:rFonts w:ascii="Times New Roman" w:eastAsia="宋体" w:hAnsi="Times New Roman" w:cs="Times New Roman"/>
          <w:sz w:val="18"/>
          <w:szCs w:val="18"/>
        </w:rPr>
        <w:t>3.</w:t>
      </w:r>
      <w:r w:rsidR="00110FB1" w:rsidRPr="000558B4">
        <w:rPr>
          <w:rFonts w:ascii="Times New Roman" w:eastAsia="宋体" w:hAnsi="Times New Roman" w:cs="Times New Roman"/>
          <w:sz w:val="18"/>
          <w:szCs w:val="18"/>
        </w:rPr>
        <w:t>Shaoxing Customs (Shaoxing Entry-Exit Inspection and Quarantine Bureau)</w:t>
      </w:r>
      <w:r w:rsidRPr="000558B4">
        <w:rPr>
          <w:rFonts w:ascii="Times New Roman" w:eastAsia="宋体" w:hAnsi="Times New Roman" w:cs="Times New Roman"/>
          <w:sz w:val="18"/>
          <w:szCs w:val="18"/>
        </w:rPr>
        <w:t>, Shaoxing</w:t>
      </w:r>
      <w:del w:id="12" w:author="XU" w:date="2018-09-26T14:28:00Z">
        <w:r w:rsidR="00704B14" w:rsidRPr="000558B4" w:rsidDel="00B81A6C">
          <w:rPr>
            <w:rFonts w:ascii="Times New Roman" w:eastAsia="宋体" w:hAnsi="Times New Roman" w:cs="Times New Roman"/>
            <w:sz w:val="18"/>
            <w:szCs w:val="18"/>
          </w:rPr>
          <w:delText>, Zhejiang</w:delText>
        </w:r>
      </w:del>
      <w:r w:rsidRPr="000558B4">
        <w:rPr>
          <w:rFonts w:ascii="Times New Roman" w:eastAsia="宋体" w:hAnsi="Times New Roman" w:cs="Times New Roman"/>
          <w:sz w:val="18"/>
          <w:szCs w:val="18"/>
        </w:rPr>
        <w:t xml:space="preserve"> 312000, China</w:t>
      </w:r>
      <w:r w:rsidR="00772A79" w:rsidRPr="000558B4">
        <w:rPr>
          <w:rFonts w:ascii="Times New Roman" w:eastAsia="宋体" w:hAnsi="Times New Roman" w:cs="Times New Roman"/>
          <w:sz w:val="18"/>
          <w:szCs w:val="18"/>
        </w:rPr>
        <w:t>)</w:t>
      </w:r>
    </w:p>
    <w:p w14:paraId="059C4C3E" w14:textId="77777777" w:rsidR="002D7329" w:rsidRPr="000558B4" w:rsidRDefault="00772A79" w:rsidP="00954A64">
      <w:pPr>
        <w:autoSpaceDE w:val="0"/>
        <w:autoSpaceDN w:val="0"/>
        <w:adjustRightInd w:val="0"/>
        <w:rPr>
          <w:rFonts w:ascii="Times New Roman" w:eastAsia="宋体" w:hAnsi="Times New Roman" w:cs="Times New Roman"/>
          <w:b/>
          <w:bCs/>
          <w:sz w:val="18"/>
          <w:szCs w:val="18"/>
        </w:rPr>
      </w:pPr>
      <w:r w:rsidRPr="000558B4">
        <w:rPr>
          <w:rStyle w:val="apple-style-span"/>
          <w:rFonts w:ascii="Times New Roman" w:eastAsia="宋体" w:hAnsi="Times New Roman" w:cs="Times New Roman"/>
          <w:b/>
          <w:sz w:val="18"/>
          <w:szCs w:val="18"/>
        </w:rPr>
        <w:t>Abstract:</w:t>
      </w:r>
      <w:r w:rsidRPr="000558B4">
        <w:rPr>
          <w:rStyle w:val="apple-style-span"/>
          <w:rFonts w:ascii="Times New Roman" w:eastAsia="宋体" w:hAnsi="Times New Roman" w:cs="Times New Roman"/>
          <w:b/>
          <w:bCs/>
          <w:sz w:val="18"/>
          <w:szCs w:val="18"/>
        </w:rPr>
        <w:t xml:space="preserve"> </w:t>
      </w:r>
      <w:bookmarkStart w:id="13" w:name="_Hlk508539891"/>
      <w:r w:rsidR="00110FB1" w:rsidRPr="000558B4">
        <w:rPr>
          <w:rStyle w:val="apple-style-span"/>
          <w:rFonts w:ascii="Times New Roman" w:eastAsia="宋体" w:hAnsi="Times New Roman" w:cs="Times New Roman"/>
          <w:sz w:val="18"/>
          <w:szCs w:val="18"/>
        </w:rPr>
        <w:t>The</w:t>
      </w:r>
      <w:r w:rsidR="00E93FDB" w:rsidRPr="000558B4">
        <w:rPr>
          <w:rStyle w:val="apple-style-span"/>
          <w:rFonts w:ascii="Times New Roman" w:eastAsia="宋体" w:hAnsi="Times New Roman" w:cs="Times New Roman"/>
          <w:sz w:val="18"/>
          <w:szCs w:val="18"/>
        </w:rPr>
        <w:t xml:space="preserve"> description model of cocoon filaments</w:t>
      </w:r>
      <w:r w:rsidR="00E93FDB" w:rsidRPr="000558B4">
        <w:rPr>
          <w:rStyle w:val="a7"/>
          <w:rFonts w:ascii="Times New Roman" w:eastAsia="宋体" w:hAnsi="Times New Roman" w:cs="Times New Roman"/>
          <w:sz w:val="18"/>
          <w:szCs w:val="18"/>
        </w:rPr>
        <w:t xml:space="preserve"> </w:t>
      </w:r>
      <w:r w:rsidR="00E93FDB" w:rsidRPr="000558B4">
        <w:rPr>
          <w:rStyle w:val="apple-style-span"/>
          <w:rFonts w:ascii="Times New Roman" w:eastAsia="宋体" w:hAnsi="Times New Roman" w:cs="Times New Roman"/>
          <w:sz w:val="18"/>
          <w:szCs w:val="18"/>
        </w:rPr>
        <w:t>size curve</w:t>
      </w:r>
      <w:r w:rsidR="00C21589" w:rsidRPr="000558B4">
        <w:rPr>
          <w:rStyle w:val="apple-style-span"/>
          <w:rFonts w:ascii="Times New Roman" w:eastAsia="宋体" w:hAnsi="Times New Roman" w:cs="Times New Roman"/>
          <w:sz w:val="18"/>
          <w:szCs w:val="18"/>
        </w:rPr>
        <w:t>s</w:t>
      </w:r>
      <w:r w:rsidR="00E93FDB" w:rsidRPr="000558B4">
        <w:rPr>
          <w:rStyle w:val="apple-style-span"/>
          <w:rFonts w:ascii="Times New Roman" w:eastAsia="宋体" w:hAnsi="Times New Roman" w:cs="Times New Roman"/>
          <w:sz w:val="18"/>
          <w:szCs w:val="18"/>
        </w:rPr>
        <w:t xml:space="preserve"> is an important foundation for silkworm varieties breeding, silk reeling process and computer simulation. </w:t>
      </w:r>
      <w:r w:rsidR="00622396" w:rsidRPr="000558B4">
        <w:rPr>
          <w:rStyle w:val="apple-style-span"/>
          <w:rFonts w:ascii="Times New Roman" w:eastAsia="宋体" w:hAnsi="Times New Roman" w:cs="Times New Roman"/>
          <w:sz w:val="18"/>
          <w:szCs w:val="18"/>
        </w:rPr>
        <w:t>In this paper</w:t>
      </w:r>
      <w:r w:rsidR="00E93FDB" w:rsidRPr="000558B4">
        <w:rPr>
          <w:rStyle w:val="apple-style-span"/>
          <w:rFonts w:ascii="Times New Roman" w:eastAsia="宋体" w:hAnsi="Times New Roman" w:cs="Times New Roman"/>
          <w:sz w:val="18"/>
          <w:szCs w:val="18"/>
        </w:rPr>
        <w:t xml:space="preserve">, </w:t>
      </w:r>
      <w:r w:rsidR="00622396" w:rsidRPr="000558B4">
        <w:rPr>
          <w:rStyle w:val="apple-style-span"/>
          <w:rFonts w:ascii="Times New Roman" w:eastAsia="宋体" w:hAnsi="Times New Roman" w:cs="Times New Roman"/>
          <w:sz w:val="18"/>
          <w:szCs w:val="18"/>
        </w:rPr>
        <w:t>The morphological characteristics</w:t>
      </w:r>
      <w:r w:rsidR="00E93FDB" w:rsidRPr="000558B4">
        <w:rPr>
          <w:rStyle w:val="apple-style-span"/>
          <w:rFonts w:ascii="Times New Roman" w:eastAsia="宋体" w:hAnsi="Times New Roman" w:cs="Times New Roman"/>
          <w:sz w:val="18"/>
          <w:szCs w:val="18"/>
        </w:rPr>
        <w:t xml:space="preserve"> of the cocoon filament</w:t>
      </w:r>
      <w:r w:rsidR="00622396" w:rsidRPr="000558B4">
        <w:rPr>
          <w:rStyle w:val="apple-style-span"/>
          <w:rFonts w:ascii="Times New Roman" w:eastAsia="宋体" w:hAnsi="Times New Roman" w:cs="Times New Roman"/>
          <w:sz w:val="18"/>
          <w:szCs w:val="18"/>
        </w:rPr>
        <w:t>s</w:t>
      </w:r>
      <w:r w:rsidR="00E93FDB" w:rsidRPr="000558B4">
        <w:rPr>
          <w:rStyle w:val="apple-style-span"/>
          <w:rFonts w:ascii="Times New Roman" w:eastAsia="宋体" w:hAnsi="Times New Roman" w:cs="Times New Roman"/>
          <w:sz w:val="18"/>
          <w:szCs w:val="18"/>
        </w:rPr>
        <w:t xml:space="preserve"> size curve</w:t>
      </w:r>
      <w:r w:rsidR="00622396" w:rsidRPr="000558B4">
        <w:rPr>
          <w:rStyle w:val="apple-style-span"/>
          <w:rFonts w:ascii="Times New Roman" w:eastAsia="宋体" w:hAnsi="Times New Roman" w:cs="Times New Roman"/>
          <w:sz w:val="18"/>
          <w:szCs w:val="18"/>
        </w:rPr>
        <w:t>s was analyzed</w:t>
      </w:r>
      <w:r w:rsidR="00E93FDB" w:rsidRPr="000558B4">
        <w:rPr>
          <w:rStyle w:val="apple-style-span"/>
          <w:rFonts w:ascii="Times New Roman" w:eastAsia="宋体" w:hAnsi="Times New Roman" w:cs="Times New Roman"/>
          <w:sz w:val="18"/>
          <w:szCs w:val="18"/>
        </w:rPr>
        <w:t>,</w:t>
      </w:r>
      <w:r w:rsidR="00622396" w:rsidRPr="000558B4">
        <w:rPr>
          <w:rStyle w:val="apple-style-span"/>
          <w:rFonts w:ascii="Times New Roman" w:eastAsia="宋体" w:hAnsi="Times New Roman" w:cs="Times New Roman"/>
          <w:sz w:val="18"/>
          <w:szCs w:val="18"/>
        </w:rPr>
        <w:t xml:space="preserve"> the characteristics of “fine-</w:t>
      </w:r>
      <w:r w:rsidR="00622396" w:rsidRPr="000558B4">
        <w:rPr>
          <w:rFonts w:ascii="Times New Roman" w:eastAsia="宋体" w:hAnsi="Times New Roman" w:cs="Times New Roman"/>
          <w:kern w:val="0"/>
          <w:sz w:val="18"/>
          <w:szCs w:val="18"/>
        </w:rPr>
        <w:t>thick-fine,</w:t>
      </w:r>
      <w:r w:rsidR="00622396" w:rsidRPr="000558B4">
        <w:rPr>
          <w:rFonts w:ascii="Times New Roman" w:eastAsia="宋体" w:hAnsi="Times New Roman" w:cs="Times New Roman"/>
          <w:sz w:val="18"/>
          <w:szCs w:val="18"/>
        </w:rPr>
        <w:t xml:space="preserve"> </w:t>
      </w:r>
      <w:r w:rsidR="00622396" w:rsidRPr="000558B4">
        <w:rPr>
          <w:rFonts w:ascii="Times New Roman" w:eastAsia="宋体" w:hAnsi="Times New Roman" w:cs="Times New Roman"/>
          <w:kern w:val="0"/>
          <w:sz w:val="18"/>
          <w:szCs w:val="18"/>
        </w:rPr>
        <w:t>the finest at the end” of</w:t>
      </w:r>
      <w:r w:rsidR="00622396" w:rsidRPr="000558B4">
        <w:rPr>
          <w:rStyle w:val="apple-style-span"/>
          <w:rFonts w:ascii="Times New Roman" w:eastAsia="宋体" w:hAnsi="Times New Roman" w:cs="Times New Roman"/>
          <w:sz w:val="18"/>
          <w:szCs w:val="18"/>
        </w:rPr>
        <w:t xml:space="preserve"> the cocoon </w:t>
      </w:r>
      <w:r w:rsidR="00622396" w:rsidRPr="000558B4">
        <w:rPr>
          <w:rFonts w:ascii="Times New Roman" w:eastAsia="宋体" w:hAnsi="Times New Roman" w:cs="Times New Roman"/>
          <w:sz w:val="18"/>
          <w:szCs w:val="18"/>
        </w:rPr>
        <w:t>filaments size curves was</w:t>
      </w:r>
      <w:r w:rsidR="00E93FDB" w:rsidRPr="000558B4">
        <w:rPr>
          <w:rStyle w:val="apple-style-span"/>
          <w:rFonts w:ascii="Times New Roman" w:eastAsia="宋体" w:hAnsi="Times New Roman" w:cs="Times New Roman"/>
          <w:sz w:val="18"/>
          <w:szCs w:val="18"/>
        </w:rPr>
        <w:t xml:space="preserve"> attributed </w:t>
      </w:r>
      <w:r w:rsidR="00E93FDB" w:rsidRPr="000558B4">
        <w:rPr>
          <w:rFonts w:ascii="Times New Roman" w:eastAsia="宋体" w:hAnsi="Times New Roman" w:cs="Times New Roman"/>
          <w:kern w:val="0"/>
          <w:sz w:val="18"/>
          <w:szCs w:val="18"/>
        </w:rPr>
        <w:t>to the</w:t>
      </w:r>
      <w:r w:rsidR="00E93FDB" w:rsidRPr="000558B4">
        <w:rPr>
          <w:rStyle w:val="apple-style-span"/>
          <w:rFonts w:ascii="Times New Roman" w:eastAsia="宋体" w:hAnsi="Times New Roman" w:cs="Times New Roman"/>
          <w:sz w:val="18"/>
          <w:szCs w:val="18"/>
        </w:rPr>
        <w:t xml:space="preserve"> composite of</w:t>
      </w:r>
      <w:r w:rsidR="00E93FDB" w:rsidRPr="000558B4">
        <w:rPr>
          <w:rFonts w:ascii="Times New Roman" w:eastAsia="宋体" w:hAnsi="Times New Roman" w:cs="Times New Roman"/>
          <w:kern w:val="0"/>
          <w:sz w:val="18"/>
          <w:szCs w:val="18"/>
        </w:rPr>
        <w:t xml:space="preserve"> the silkworm </w:t>
      </w:r>
      <w:r w:rsidR="00E93FDB" w:rsidRPr="000558B4">
        <w:rPr>
          <w:rStyle w:val="apple-style-span"/>
          <w:rFonts w:ascii="Times New Roman" w:eastAsia="宋体" w:hAnsi="Times New Roman" w:cs="Times New Roman"/>
          <w:sz w:val="18"/>
          <w:szCs w:val="18"/>
        </w:rPr>
        <w:t>spinning mouth open</w:t>
      </w:r>
      <w:r w:rsidR="00673F8B" w:rsidRPr="000558B4">
        <w:rPr>
          <w:rStyle w:val="apple-style-span"/>
          <w:rFonts w:ascii="Times New Roman" w:eastAsia="宋体" w:hAnsi="Times New Roman" w:cs="Times New Roman"/>
          <w:sz w:val="18"/>
          <w:szCs w:val="18"/>
        </w:rPr>
        <w:t>ed</w:t>
      </w:r>
      <w:r w:rsidR="00177EFC" w:rsidRPr="000558B4">
        <w:rPr>
          <w:rStyle w:val="apple-style-span"/>
          <w:rFonts w:ascii="Times New Roman" w:eastAsia="宋体" w:hAnsi="Times New Roman" w:cs="Times New Roman"/>
          <w:sz w:val="18"/>
          <w:szCs w:val="18"/>
        </w:rPr>
        <w:t xml:space="preserve"> gradually</w:t>
      </w:r>
      <w:r w:rsidR="00E93FDB" w:rsidRPr="000558B4">
        <w:rPr>
          <w:rStyle w:val="apple-style-span"/>
          <w:rFonts w:ascii="Times New Roman" w:eastAsia="宋体" w:hAnsi="Times New Roman" w:cs="Times New Roman"/>
          <w:sz w:val="18"/>
          <w:szCs w:val="18"/>
        </w:rPr>
        <w:t xml:space="preserve"> and spun silk liquid or spinning force decreased</w:t>
      </w:r>
      <w:r w:rsidR="00177EFC" w:rsidRPr="000558B4">
        <w:rPr>
          <w:rStyle w:val="apple-style-span"/>
          <w:rFonts w:ascii="Times New Roman" w:eastAsia="宋体" w:hAnsi="Times New Roman" w:cs="Times New Roman"/>
          <w:sz w:val="18"/>
          <w:szCs w:val="18"/>
        </w:rPr>
        <w:t xml:space="preserve"> continually</w:t>
      </w:r>
      <w:r w:rsidR="00E93FDB" w:rsidRPr="000558B4">
        <w:rPr>
          <w:rStyle w:val="apple-style-span"/>
          <w:rFonts w:ascii="Times New Roman" w:eastAsia="宋体" w:hAnsi="Times New Roman" w:cs="Times New Roman"/>
          <w:sz w:val="18"/>
          <w:szCs w:val="18"/>
        </w:rPr>
        <w:t xml:space="preserve">, proposed that adopting compound function of the </w:t>
      </w:r>
      <w:ins w:id="14" w:author="XU" w:date="2018-09-26T14:28:00Z">
        <w:r w:rsidR="00B81A6C">
          <w:rPr>
            <w:rStyle w:val="apple-style-span"/>
            <w:rFonts w:ascii="Times New Roman" w:eastAsia="宋体" w:hAnsi="Times New Roman" w:cs="Times New Roman" w:hint="eastAsia"/>
            <w:sz w:val="18"/>
            <w:szCs w:val="18"/>
          </w:rPr>
          <w:t>L</w:t>
        </w:r>
      </w:ins>
      <w:del w:id="15" w:author="XU" w:date="2018-09-26T14:28:00Z">
        <w:r w:rsidR="00E93FDB" w:rsidRPr="000558B4" w:rsidDel="00B81A6C">
          <w:rPr>
            <w:rStyle w:val="apple-style-span"/>
            <w:rFonts w:ascii="Times New Roman" w:eastAsia="宋体" w:hAnsi="Times New Roman" w:cs="Times New Roman"/>
            <w:sz w:val="18"/>
            <w:szCs w:val="18"/>
          </w:rPr>
          <w:delText>l</w:delText>
        </w:r>
      </w:del>
      <w:r w:rsidR="00E93FDB" w:rsidRPr="000558B4">
        <w:rPr>
          <w:rStyle w:val="apple-style-span"/>
          <w:rFonts w:ascii="Times New Roman" w:eastAsia="宋体" w:hAnsi="Times New Roman" w:cs="Times New Roman"/>
          <w:sz w:val="18"/>
          <w:szCs w:val="18"/>
        </w:rPr>
        <w:t xml:space="preserve">ogistic function and the quadratic function to simulate the morphology of cocoon filament size curve. By means of nonlinear regression analysis and simulation, considered that the compound function model and generating method has good practicability, it is expected </w:t>
      </w:r>
      <w:r w:rsidR="00177EFC" w:rsidRPr="000558B4">
        <w:rPr>
          <w:rStyle w:val="apple-style-span"/>
          <w:rFonts w:ascii="Times New Roman" w:eastAsia="宋体" w:hAnsi="Times New Roman" w:cs="Times New Roman"/>
          <w:sz w:val="18"/>
          <w:szCs w:val="18"/>
        </w:rPr>
        <w:t xml:space="preserve">as </w:t>
      </w:r>
      <w:r w:rsidR="00E93FDB" w:rsidRPr="000558B4">
        <w:rPr>
          <w:rStyle w:val="apple-style-span"/>
          <w:rFonts w:ascii="Times New Roman" w:eastAsia="宋体" w:hAnsi="Times New Roman" w:cs="Times New Roman"/>
          <w:sz w:val="18"/>
          <w:szCs w:val="18"/>
        </w:rPr>
        <w:t xml:space="preserve">new generating scheme of cocoon </w:t>
      </w:r>
      <w:r w:rsidR="00E93FDB" w:rsidRPr="000558B4">
        <w:rPr>
          <w:rFonts w:ascii="Times New Roman" w:eastAsia="宋体" w:hAnsi="Times New Roman" w:cs="Times New Roman"/>
          <w:sz w:val="18"/>
          <w:szCs w:val="18"/>
        </w:rPr>
        <w:t>filament</w:t>
      </w:r>
      <w:r w:rsidR="00922F42" w:rsidRPr="000558B4">
        <w:rPr>
          <w:rFonts w:ascii="Times New Roman" w:eastAsia="宋体" w:hAnsi="Times New Roman" w:cs="Times New Roman"/>
          <w:sz w:val="18"/>
          <w:szCs w:val="18"/>
        </w:rPr>
        <w:t>s</w:t>
      </w:r>
      <w:r w:rsidR="00E93FDB" w:rsidRPr="000558B4">
        <w:rPr>
          <w:rFonts w:ascii="Times New Roman" w:eastAsia="宋体" w:hAnsi="Times New Roman" w:cs="Times New Roman"/>
          <w:sz w:val="18"/>
          <w:szCs w:val="18"/>
        </w:rPr>
        <w:t xml:space="preserve"> size curve</w:t>
      </w:r>
      <w:r w:rsidR="00922F42" w:rsidRPr="000558B4">
        <w:rPr>
          <w:rFonts w:ascii="Times New Roman" w:eastAsia="宋体" w:hAnsi="Times New Roman" w:cs="Times New Roman"/>
          <w:sz w:val="18"/>
          <w:szCs w:val="18"/>
        </w:rPr>
        <w:t>s</w:t>
      </w:r>
      <w:r w:rsidR="00E93FDB" w:rsidRPr="000558B4">
        <w:rPr>
          <w:rStyle w:val="apple-style-span"/>
          <w:rFonts w:ascii="Times New Roman" w:eastAsia="宋体" w:hAnsi="Times New Roman" w:cs="Times New Roman"/>
          <w:sz w:val="18"/>
          <w:szCs w:val="18"/>
        </w:rPr>
        <w:t>.</w:t>
      </w:r>
      <w:bookmarkEnd w:id="13"/>
    </w:p>
    <w:p w14:paraId="5825A623" w14:textId="77777777" w:rsidR="002D7329" w:rsidRPr="000558B4" w:rsidRDefault="00772A79" w:rsidP="00954A64">
      <w:pPr>
        <w:jc w:val="left"/>
        <w:rPr>
          <w:rFonts w:ascii="Times New Roman" w:eastAsia="宋体" w:hAnsi="Times New Roman" w:cs="Times New Roman"/>
          <w:sz w:val="18"/>
          <w:szCs w:val="18"/>
        </w:rPr>
      </w:pPr>
      <w:r w:rsidRPr="000558B4">
        <w:rPr>
          <w:rFonts w:ascii="Times New Roman" w:eastAsia="宋体" w:hAnsi="Times New Roman" w:cs="Times New Roman"/>
          <w:b/>
          <w:sz w:val="18"/>
          <w:szCs w:val="18"/>
        </w:rPr>
        <w:t>Key words:</w:t>
      </w:r>
      <w:r w:rsidRPr="000558B4">
        <w:rPr>
          <w:rFonts w:ascii="Times New Roman" w:eastAsia="宋体" w:hAnsi="Times New Roman" w:cs="Times New Roman"/>
          <w:sz w:val="18"/>
          <w:szCs w:val="18"/>
        </w:rPr>
        <w:t xml:space="preserve"> cocoon filament</w:t>
      </w:r>
      <w:r w:rsidR="00922F42" w:rsidRPr="000558B4">
        <w:rPr>
          <w:rFonts w:ascii="Times New Roman" w:eastAsia="宋体" w:hAnsi="Times New Roman" w:cs="Times New Roman"/>
          <w:sz w:val="18"/>
          <w:szCs w:val="18"/>
        </w:rPr>
        <w:t>s</w:t>
      </w:r>
      <w:r w:rsidRPr="000558B4">
        <w:rPr>
          <w:rFonts w:ascii="Times New Roman" w:eastAsia="宋体" w:hAnsi="Times New Roman" w:cs="Times New Roman"/>
          <w:sz w:val="18"/>
          <w:szCs w:val="18"/>
        </w:rPr>
        <w:t xml:space="preserve"> size curve</w:t>
      </w:r>
      <w:r w:rsidR="00922F42" w:rsidRPr="000558B4">
        <w:rPr>
          <w:rFonts w:ascii="Times New Roman" w:eastAsia="宋体" w:hAnsi="Times New Roman" w:cs="Times New Roman"/>
          <w:sz w:val="18"/>
          <w:szCs w:val="18"/>
        </w:rPr>
        <w:t>s</w:t>
      </w:r>
      <w:r w:rsidRPr="000558B4">
        <w:rPr>
          <w:rFonts w:ascii="Times New Roman" w:eastAsia="宋体" w:hAnsi="Times New Roman" w:cs="Times New Roman"/>
          <w:sz w:val="18"/>
          <w:szCs w:val="18"/>
        </w:rPr>
        <w:t xml:space="preserve">; computer simulation of silk reeling; </w:t>
      </w:r>
      <w:ins w:id="16" w:author="XU" w:date="2018-09-26T14:28:00Z">
        <w:r w:rsidR="00B81A6C">
          <w:rPr>
            <w:rFonts w:ascii="Times New Roman" w:eastAsia="宋体" w:hAnsi="Times New Roman" w:cs="Times New Roman" w:hint="eastAsia"/>
            <w:sz w:val="18"/>
            <w:szCs w:val="18"/>
          </w:rPr>
          <w:t>L</w:t>
        </w:r>
      </w:ins>
      <w:del w:id="17" w:author="XU" w:date="2018-09-26T14:28:00Z">
        <w:r w:rsidRPr="000558B4" w:rsidDel="00B81A6C">
          <w:rPr>
            <w:rFonts w:ascii="Times New Roman" w:eastAsia="宋体" w:hAnsi="Times New Roman" w:cs="Times New Roman"/>
            <w:sz w:val="18"/>
            <w:szCs w:val="18"/>
          </w:rPr>
          <w:delText>l</w:delText>
        </w:r>
      </w:del>
      <w:r w:rsidRPr="000558B4">
        <w:rPr>
          <w:rFonts w:ascii="Times New Roman" w:eastAsia="宋体" w:hAnsi="Times New Roman" w:cs="Times New Roman"/>
          <w:sz w:val="18"/>
          <w:szCs w:val="18"/>
        </w:rPr>
        <w:t>ogistic function; quadratic function; nonlinear regression analysis</w:t>
      </w:r>
    </w:p>
    <w:p w14:paraId="37636EB9" w14:textId="77777777" w:rsidR="00954A64" w:rsidRPr="0031162D" w:rsidRDefault="00954A64">
      <w:pPr>
        <w:ind w:firstLineChars="200" w:firstLine="420"/>
        <w:rPr>
          <w:rFonts w:ascii="Times New Roman" w:eastAsia="宋体" w:hAnsi="Times New Roman" w:cs="Times New Roman"/>
        </w:rPr>
      </w:pPr>
    </w:p>
    <w:p w14:paraId="7C9B7928" w14:textId="77777777" w:rsidR="002D7329" w:rsidRPr="0031162D" w:rsidRDefault="00772A79">
      <w:pPr>
        <w:ind w:firstLineChars="200" w:firstLine="420"/>
        <w:rPr>
          <w:rFonts w:ascii="Times New Roman" w:eastAsia="宋体" w:hAnsi="Times New Roman" w:cs="Times New Roman"/>
        </w:rPr>
      </w:pPr>
      <w:r w:rsidRPr="0031162D">
        <w:rPr>
          <w:rFonts w:ascii="Times New Roman" w:eastAsia="宋体" w:hAnsi="Times New Roman" w:cs="Times New Roman"/>
        </w:rPr>
        <w:t>若以一定丝长依次摇取一粒茧的茧丝可得到一系列丝段，这些丝段被称为</w:t>
      </w:r>
      <w:r w:rsidRPr="0031162D">
        <w:rPr>
          <w:rFonts w:ascii="Times New Roman" w:eastAsia="宋体" w:hAnsi="Times New Roman" w:cs="Times New Roman"/>
        </w:rPr>
        <w:t>“</w:t>
      </w:r>
      <w:r w:rsidRPr="0031162D">
        <w:rPr>
          <w:rFonts w:ascii="Times New Roman" w:eastAsia="宋体" w:hAnsi="Times New Roman" w:cs="Times New Roman"/>
        </w:rPr>
        <w:t>纤度丝</w:t>
      </w:r>
      <w:r w:rsidRPr="0031162D">
        <w:rPr>
          <w:rFonts w:ascii="Times New Roman" w:eastAsia="宋体" w:hAnsi="Times New Roman" w:cs="Times New Roman"/>
        </w:rPr>
        <w:t>”</w:t>
      </w:r>
      <w:r w:rsidRPr="0031162D">
        <w:rPr>
          <w:rFonts w:ascii="Times New Roman" w:eastAsia="宋体" w:hAnsi="Times New Roman" w:cs="Times New Roman"/>
        </w:rPr>
        <w:t>，将这些纤度丝按获取的顺序</w:t>
      </w:r>
      <w:r w:rsidR="00A21D5F">
        <w:rPr>
          <w:rFonts w:ascii="Times New Roman" w:eastAsia="宋体" w:hAnsi="Times New Roman" w:cs="Times New Roman"/>
        </w:rPr>
        <w:t>(</w:t>
      </w:r>
      <w:r w:rsidRPr="0031162D">
        <w:rPr>
          <w:rFonts w:ascii="Times New Roman" w:eastAsia="宋体" w:hAnsi="Times New Roman" w:cs="Times New Roman"/>
        </w:rPr>
        <w:t>即从茧丝的头端到尾端</w:t>
      </w:r>
      <w:r w:rsidR="00A21D5F">
        <w:rPr>
          <w:rFonts w:ascii="Times New Roman" w:eastAsia="宋体" w:hAnsi="Times New Roman" w:cs="Times New Roman"/>
        </w:rPr>
        <w:t>)</w:t>
      </w:r>
      <w:r w:rsidRPr="0031162D">
        <w:rPr>
          <w:rFonts w:ascii="Times New Roman" w:eastAsia="宋体" w:hAnsi="Times New Roman" w:cs="Times New Roman"/>
        </w:rPr>
        <w:t>编号、称重和换算后可得到一系列有序的纤度值，称为</w:t>
      </w:r>
      <w:r w:rsidRPr="0031162D">
        <w:rPr>
          <w:rFonts w:ascii="Times New Roman" w:eastAsia="宋体" w:hAnsi="Times New Roman" w:cs="Times New Roman"/>
        </w:rPr>
        <w:t>“</w:t>
      </w:r>
      <w:r w:rsidRPr="0031162D">
        <w:rPr>
          <w:rFonts w:ascii="Times New Roman" w:eastAsia="宋体" w:hAnsi="Times New Roman" w:cs="Times New Roman"/>
        </w:rPr>
        <w:t>茧丝纤度序列</w:t>
      </w:r>
      <w:r w:rsidRPr="0031162D">
        <w:rPr>
          <w:rFonts w:ascii="Times New Roman" w:eastAsia="宋体" w:hAnsi="Times New Roman" w:cs="Times New Roman"/>
        </w:rPr>
        <w:t>”</w:t>
      </w:r>
      <w:r w:rsidRPr="0031162D">
        <w:rPr>
          <w:rFonts w:ascii="Times New Roman" w:eastAsia="宋体" w:hAnsi="Times New Roman" w:cs="Times New Roman"/>
        </w:rPr>
        <w:t>或</w:t>
      </w:r>
      <w:r w:rsidRPr="0031162D">
        <w:rPr>
          <w:rFonts w:ascii="Times New Roman" w:eastAsia="宋体" w:hAnsi="Times New Roman" w:cs="Times New Roman"/>
        </w:rPr>
        <w:t>“</w:t>
      </w:r>
      <w:r w:rsidRPr="0031162D">
        <w:rPr>
          <w:rFonts w:ascii="Times New Roman" w:eastAsia="宋体" w:hAnsi="Times New Roman" w:cs="Times New Roman"/>
        </w:rPr>
        <w:t>茧丝纤度曲线</w:t>
      </w:r>
      <w:r w:rsidRPr="0031162D">
        <w:rPr>
          <w:rFonts w:ascii="Times New Roman" w:eastAsia="宋体" w:hAnsi="Times New Roman" w:cs="Times New Roman"/>
        </w:rPr>
        <w:t>”</w:t>
      </w:r>
      <w:r w:rsidRPr="0031162D">
        <w:rPr>
          <w:rFonts w:ascii="Times New Roman" w:eastAsia="宋体" w:hAnsi="Times New Roman" w:cs="Times New Roman"/>
          <w:vertAlign w:val="superscript"/>
        </w:rPr>
        <w:t>[1]</w:t>
      </w:r>
      <w:r w:rsidRPr="0031162D">
        <w:rPr>
          <w:rFonts w:ascii="Times New Roman" w:eastAsia="宋体" w:hAnsi="Times New Roman" w:cs="Times New Roman"/>
        </w:rPr>
        <w:t>。茧丝纤度曲线是对茧丝在其长度方向上粗细变化的描述，是蚕茧重要的性状特征，是蚕品种选育和缫丝工艺制定的依据</w:t>
      </w:r>
      <w:r w:rsidRPr="0031162D">
        <w:rPr>
          <w:rFonts w:ascii="Times New Roman" w:eastAsia="宋体" w:hAnsi="Times New Roman" w:cs="Times New Roman"/>
          <w:vertAlign w:val="superscript"/>
        </w:rPr>
        <w:t>[2-3]</w:t>
      </w:r>
      <w:r w:rsidRPr="0031162D">
        <w:rPr>
          <w:rFonts w:ascii="Times New Roman" w:eastAsia="宋体" w:hAnsi="Times New Roman" w:cs="Times New Roman"/>
        </w:rPr>
        <w:t>。有关茧丝纤度曲线的研究已有大量报道</w:t>
      </w:r>
      <w:r w:rsidRPr="0031162D">
        <w:rPr>
          <w:rFonts w:ascii="Times New Roman" w:eastAsia="宋体" w:hAnsi="Times New Roman" w:cs="Times New Roman"/>
          <w:vertAlign w:val="superscript"/>
        </w:rPr>
        <w:t>[4-</w:t>
      </w:r>
      <w:r w:rsidR="00F11115" w:rsidRPr="0031162D">
        <w:rPr>
          <w:rFonts w:ascii="Times New Roman" w:eastAsia="宋体" w:hAnsi="Times New Roman" w:cs="Times New Roman"/>
          <w:vertAlign w:val="superscript"/>
        </w:rPr>
        <w:t>6</w:t>
      </w:r>
      <w:r w:rsidRPr="0031162D">
        <w:rPr>
          <w:rFonts w:ascii="Times New Roman" w:eastAsia="宋体" w:hAnsi="Times New Roman" w:cs="Times New Roman"/>
          <w:vertAlign w:val="superscript"/>
        </w:rPr>
        <w:t>]</w:t>
      </w:r>
      <w:r w:rsidRPr="0031162D">
        <w:rPr>
          <w:rFonts w:ascii="Times New Roman" w:eastAsia="宋体" w:hAnsi="Times New Roman" w:cs="Times New Roman"/>
        </w:rPr>
        <w:t>，</w:t>
      </w:r>
      <w:r w:rsidR="008C4C7E" w:rsidRPr="0031162D">
        <w:rPr>
          <w:rFonts w:ascii="Times New Roman" w:eastAsia="宋体" w:hAnsi="Times New Roman" w:cs="Times New Roman"/>
        </w:rPr>
        <w:t>也</w:t>
      </w:r>
      <w:r w:rsidR="0092056E" w:rsidRPr="0031162D">
        <w:rPr>
          <w:rFonts w:ascii="Times New Roman" w:eastAsia="宋体" w:hAnsi="Times New Roman" w:cs="Times New Roman"/>
        </w:rPr>
        <w:t>被作为概率统计中随机过程的一种实例</w:t>
      </w:r>
      <w:r w:rsidRPr="0031162D">
        <w:rPr>
          <w:rFonts w:ascii="Times New Roman" w:eastAsia="宋体" w:hAnsi="Times New Roman" w:cs="Times New Roman"/>
        </w:rPr>
        <w:t>而广泛</w:t>
      </w:r>
      <w:del w:id="18" w:author="XU" w:date="2018-09-26T14:28:00Z">
        <w:r w:rsidRPr="0031162D" w:rsidDel="00B81A6C">
          <w:rPr>
            <w:rFonts w:ascii="Times New Roman" w:eastAsia="宋体" w:hAnsi="Times New Roman" w:cs="Times New Roman"/>
          </w:rPr>
          <w:delText>的</w:delText>
        </w:r>
      </w:del>
      <w:r w:rsidRPr="0031162D">
        <w:rPr>
          <w:rFonts w:ascii="Times New Roman" w:eastAsia="宋体" w:hAnsi="Times New Roman" w:cs="Times New Roman"/>
        </w:rPr>
        <w:t>关注</w:t>
      </w:r>
      <w:r w:rsidRPr="0031162D">
        <w:rPr>
          <w:rFonts w:ascii="Times New Roman" w:eastAsia="宋体" w:hAnsi="Times New Roman" w:cs="Times New Roman"/>
          <w:vertAlign w:val="superscript"/>
        </w:rPr>
        <w:t>[</w:t>
      </w:r>
      <w:r w:rsidR="00726040" w:rsidRPr="0031162D">
        <w:rPr>
          <w:rFonts w:ascii="Times New Roman" w:eastAsia="宋体" w:hAnsi="Times New Roman" w:cs="Times New Roman"/>
          <w:vertAlign w:val="superscript"/>
        </w:rPr>
        <w:t>7</w:t>
      </w:r>
      <w:r w:rsidRPr="0031162D">
        <w:rPr>
          <w:rFonts w:ascii="Times New Roman" w:eastAsia="宋体" w:hAnsi="Times New Roman" w:cs="Times New Roman"/>
          <w:vertAlign w:val="superscript"/>
        </w:rPr>
        <w:t>-</w:t>
      </w:r>
      <w:r w:rsidR="00726040" w:rsidRPr="0031162D">
        <w:rPr>
          <w:rFonts w:ascii="Times New Roman" w:eastAsia="宋体" w:hAnsi="Times New Roman" w:cs="Times New Roman"/>
          <w:vertAlign w:val="superscript"/>
        </w:rPr>
        <w:t>9</w:t>
      </w:r>
      <w:r w:rsidRPr="0031162D">
        <w:rPr>
          <w:rFonts w:ascii="Times New Roman" w:eastAsia="宋体" w:hAnsi="Times New Roman" w:cs="Times New Roman"/>
          <w:vertAlign w:val="superscript"/>
        </w:rPr>
        <w:t>]</w:t>
      </w:r>
      <w:r w:rsidRPr="0031162D">
        <w:rPr>
          <w:rFonts w:ascii="Times New Roman" w:eastAsia="宋体" w:hAnsi="Times New Roman" w:cs="Times New Roman"/>
        </w:rPr>
        <w:t>。</w:t>
      </w:r>
    </w:p>
    <w:p w14:paraId="7383FE72" w14:textId="40C716A5" w:rsidR="002D7329" w:rsidRPr="0031162D" w:rsidRDefault="00772A79">
      <w:pPr>
        <w:ind w:firstLineChars="200" w:firstLine="420"/>
        <w:rPr>
          <w:rFonts w:ascii="Times New Roman" w:eastAsia="宋体" w:hAnsi="Times New Roman" w:cs="Times New Roman"/>
        </w:rPr>
      </w:pPr>
      <w:r w:rsidRPr="0031162D">
        <w:rPr>
          <w:rFonts w:ascii="Times New Roman" w:eastAsia="宋体" w:hAnsi="Times New Roman" w:cs="Times New Roman"/>
        </w:rPr>
        <w:t>进一步地，模拟生成茧丝纤度曲线是开展计算机模拟缫丝的前提和基础</w:t>
      </w:r>
      <w:r w:rsidRPr="0031162D">
        <w:rPr>
          <w:rFonts w:ascii="Times New Roman" w:eastAsia="宋体" w:hAnsi="Times New Roman" w:cs="Times New Roman"/>
          <w:vertAlign w:val="superscript"/>
        </w:rPr>
        <w:t>[</w:t>
      </w:r>
      <w:r w:rsidR="00726040" w:rsidRPr="0031162D">
        <w:rPr>
          <w:rFonts w:ascii="Times New Roman" w:eastAsia="宋体" w:hAnsi="Times New Roman" w:cs="Times New Roman"/>
          <w:vertAlign w:val="superscript"/>
        </w:rPr>
        <w:t>10</w:t>
      </w:r>
      <w:r w:rsidRPr="0031162D">
        <w:rPr>
          <w:rFonts w:ascii="Times New Roman" w:eastAsia="宋体" w:hAnsi="Times New Roman" w:cs="Times New Roman"/>
          <w:vertAlign w:val="superscript"/>
        </w:rPr>
        <w:t>-</w:t>
      </w:r>
      <w:r w:rsidR="00726040" w:rsidRPr="0031162D">
        <w:rPr>
          <w:rFonts w:ascii="Times New Roman" w:eastAsia="宋体" w:hAnsi="Times New Roman" w:cs="Times New Roman"/>
          <w:vertAlign w:val="superscript"/>
        </w:rPr>
        <w:t>12</w:t>
      </w:r>
      <w:r w:rsidRPr="0031162D">
        <w:rPr>
          <w:rFonts w:ascii="Times New Roman" w:eastAsia="宋体" w:hAnsi="Times New Roman" w:cs="Times New Roman"/>
          <w:vertAlign w:val="superscript"/>
        </w:rPr>
        <w:t>]</w:t>
      </w:r>
      <w:r w:rsidRPr="0031162D">
        <w:rPr>
          <w:rFonts w:ascii="Times New Roman" w:eastAsia="宋体" w:hAnsi="Times New Roman" w:cs="Times New Roman"/>
        </w:rPr>
        <w:t>。</w:t>
      </w:r>
      <w:bookmarkStart w:id="19" w:name="OLE_LINK2"/>
      <w:bookmarkStart w:id="20" w:name="OLE_LINK1"/>
      <w:r w:rsidRPr="0031162D">
        <w:rPr>
          <w:rFonts w:ascii="Times New Roman" w:eastAsia="宋体" w:hAnsi="Times New Roman" w:cs="Times New Roman"/>
        </w:rPr>
        <w:t>多种方法已被提出用以模拟和生成茧丝纤度曲线，包括阶梯式自回归模型</w:t>
      </w:r>
      <w:r w:rsidRPr="0031162D">
        <w:rPr>
          <w:rFonts w:ascii="Times New Roman" w:eastAsia="宋体" w:hAnsi="Times New Roman" w:cs="Times New Roman"/>
          <w:vertAlign w:val="superscript"/>
        </w:rPr>
        <w:t>[</w:t>
      </w:r>
      <w:r w:rsidR="00726040" w:rsidRPr="0031162D">
        <w:rPr>
          <w:rFonts w:ascii="Times New Roman" w:eastAsia="宋体" w:hAnsi="Times New Roman" w:cs="Times New Roman"/>
          <w:vertAlign w:val="superscript"/>
        </w:rPr>
        <w:t>13</w:t>
      </w:r>
      <w:ins w:id="21" w:author="XU" w:date="2018-09-26T14:28:00Z">
        <w:r w:rsidR="00B81A6C">
          <w:rPr>
            <w:rFonts w:ascii="Times New Roman" w:eastAsia="宋体" w:hAnsi="Times New Roman" w:cs="Times New Roman" w:hint="eastAsia"/>
            <w:vertAlign w:val="superscript"/>
          </w:rPr>
          <w:t>-</w:t>
        </w:r>
      </w:ins>
      <w:del w:id="22" w:author="XU" w:date="2018-09-26T14:28:00Z">
        <w:r w:rsidRPr="0031162D" w:rsidDel="00B81A6C">
          <w:rPr>
            <w:rFonts w:ascii="Times New Roman" w:eastAsia="宋体" w:hAnsi="Times New Roman" w:cs="Times New Roman"/>
            <w:vertAlign w:val="superscript"/>
          </w:rPr>
          <w:delText>,</w:delText>
        </w:r>
      </w:del>
      <w:r w:rsidR="00726040" w:rsidRPr="0031162D">
        <w:rPr>
          <w:rFonts w:ascii="Times New Roman" w:eastAsia="宋体" w:hAnsi="Times New Roman" w:cs="Times New Roman"/>
          <w:vertAlign w:val="superscript"/>
        </w:rPr>
        <w:t>14</w:t>
      </w:r>
      <w:r w:rsidRPr="0031162D">
        <w:rPr>
          <w:rFonts w:ascii="Times New Roman" w:eastAsia="宋体" w:hAnsi="Times New Roman" w:cs="Times New Roman"/>
          <w:vertAlign w:val="superscript"/>
        </w:rPr>
        <w:t>]</w:t>
      </w:r>
      <w:r w:rsidRPr="0031162D">
        <w:rPr>
          <w:rFonts w:ascii="Times New Roman" w:eastAsia="宋体" w:hAnsi="Times New Roman" w:cs="Times New Roman"/>
        </w:rPr>
        <w:t>、二次曲线解析模型</w:t>
      </w:r>
      <w:r w:rsidRPr="0031162D">
        <w:rPr>
          <w:rFonts w:ascii="Times New Roman" w:eastAsia="宋体" w:hAnsi="Times New Roman" w:cs="Times New Roman"/>
          <w:vertAlign w:val="superscript"/>
        </w:rPr>
        <w:t>[</w:t>
      </w:r>
      <w:r w:rsidR="00726040" w:rsidRPr="0031162D">
        <w:rPr>
          <w:rFonts w:ascii="Times New Roman" w:eastAsia="宋体" w:hAnsi="Times New Roman" w:cs="Times New Roman"/>
          <w:vertAlign w:val="superscript"/>
        </w:rPr>
        <w:t>15</w:t>
      </w:r>
      <w:r w:rsidRPr="0031162D">
        <w:rPr>
          <w:rFonts w:ascii="Times New Roman" w:eastAsia="宋体" w:hAnsi="Times New Roman" w:cs="Times New Roman"/>
          <w:vertAlign w:val="superscript"/>
        </w:rPr>
        <w:t>]</w:t>
      </w:r>
      <w:r w:rsidRPr="0031162D">
        <w:rPr>
          <w:rFonts w:ascii="Times New Roman" w:eastAsia="宋体" w:hAnsi="Times New Roman" w:cs="Times New Roman"/>
        </w:rPr>
        <w:t>、有限长度非平稳时间序列模型</w:t>
      </w:r>
      <w:r w:rsidRPr="0031162D">
        <w:rPr>
          <w:rFonts w:ascii="Times New Roman" w:eastAsia="宋体" w:hAnsi="Times New Roman" w:cs="Times New Roman"/>
          <w:vertAlign w:val="superscript"/>
        </w:rPr>
        <w:t>[</w:t>
      </w:r>
      <w:r w:rsidR="00726040" w:rsidRPr="0031162D">
        <w:rPr>
          <w:rFonts w:ascii="Times New Roman" w:eastAsia="宋体" w:hAnsi="Times New Roman" w:cs="Times New Roman"/>
          <w:vertAlign w:val="superscript"/>
        </w:rPr>
        <w:t>16</w:t>
      </w:r>
      <w:r w:rsidR="008A5194" w:rsidRPr="0031162D">
        <w:rPr>
          <w:rFonts w:ascii="Times New Roman" w:eastAsia="宋体" w:hAnsi="Times New Roman" w:cs="Times New Roman"/>
          <w:vertAlign w:val="superscript"/>
        </w:rPr>
        <w:t>-17</w:t>
      </w:r>
      <w:r w:rsidRPr="0031162D">
        <w:rPr>
          <w:rFonts w:ascii="Times New Roman" w:eastAsia="宋体" w:hAnsi="Times New Roman" w:cs="Times New Roman"/>
          <w:vertAlign w:val="superscript"/>
        </w:rPr>
        <w:t>]</w:t>
      </w:r>
      <w:r w:rsidRPr="0031162D">
        <w:rPr>
          <w:rFonts w:ascii="Times New Roman" w:eastAsia="宋体" w:hAnsi="Times New Roman" w:cs="Times New Roman"/>
        </w:rPr>
        <w:t>、经验模型和其</w:t>
      </w:r>
      <w:ins w:id="23" w:author="XU" w:date="2018-09-26T14:28:00Z">
        <w:r w:rsidR="00B81A6C">
          <w:rPr>
            <w:rFonts w:ascii="Times New Roman" w:eastAsia="宋体" w:hAnsi="Times New Roman" w:cs="Times New Roman" w:hint="eastAsia"/>
          </w:rPr>
          <w:t>他</w:t>
        </w:r>
      </w:ins>
      <w:del w:id="24" w:author="XU" w:date="2018-09-26T14:28:00Z">
        <w:r w:rsidRPr="0031162D" w:rsidDel="00B81A6C">
          <w:rPr>
            <w:rFonts w:ascii="Times New Roman" w:eastAsia="宋体" w:hAnsi="Times New Roman" w:cs="Times New Roman"/>
          </w:rPr>
          <w:delText>它</w:delText>
        </w:r>
      </w:del>
      <w:r w:rsidRPr="0031162D">
        <w:rPr>
          <w:rFonts w:ascii="Times New Roman" w:eastAsia="宋体" w:hAnsi="Times New Roman" w:cs="Times New Roman"/>
        </w:rPr>
        <w:t>曲线拟合模型等</w:t>
      </w:r>
      <w:r w:rsidRPr="0031162D">
        <w:rPr>
          <w:rFonts w:ascii="Times New Roman" w:eastAsia="宋体" w:hAnsi="Times New Roman" w:cs="Times New Roman"/>
          <w:vertAlign w:val="superscript"/>
        </w:rPr>
        <w:t>[</w:t>
      </w:r>
      <w:r w:rsidR="00726040" w:rsidRPr="0031162D">
        <w:rPr>
          <w:rFonts w:ascii="Times New Roman" w:eastAsia="宋体" w:hAnsi="Times New Roman" w:cs="Times New Roman"/>
          <w:vertAlign w:val="superscript"/>
        </w:rPr>
        <w:t>18</w:t>
      </w:r>
      <w:r w:rsidRPr="0031162D">
        <w:rPr>
          <w:rFonts w:ascii="Times New Roman" w:eastAsia="宋体" w:hAnsi="Times New Roman" w:cs="Times New Roman"/>
          <w:vertAlign w:val="superscript"/>
        </w:rPr>
        <w:t>-</w:t>
      </w:r>
      <w:r w:rsidR="00726040" w:rsidRPr="0031162D">
        <w:rPr>
          <w:rFonts w:ascii="Times New Roman" w:eastAsia="宋体" w:hAnsi="Times New Roman" w:cs="Times New Roman"/>
          <w:vertAlign w:val="superscript"/>
        </w:rPr>
        <w:t>19</w:t>
      </w:r>
      <w:r w:rsidRPr="0031162D">
        <w:rPr>
          <w:rFonts w:ascii="Times New Roman" w:eastAsia="宋体" w:hAnsi="Times New Roman" w:cs="Times New Roman"/>
          <w:vertAlign w:val="superscript"/>
        </w:rPr>
        <w:t>]</w:t>
      </w:r>
      <w:r w:rsidRPr="0031162D">
        <w:rPr>
          <w:rFonts w:ascii="Times New Roman" w:eastAsia="宋体" w:hAnsi="Times New Roman" w:cs="Times New Roman"/>
        </w:rPr>
        <w:t>。这些方法以茧丝纤度调查时获得的离散茧丝纤度数据为基础，所生成的茧丝纤度数据也是离散化的，其离散间隔与茧丝纤度调查时获得的茧丝纤度数据的离散间隔</w:t>
      </w:r>
      <w:r w:rsidR="00A21D5F">
        <w:rPr>
          <w:rFonts w:ascii="Times New Roman" w:eastAsia="宋体" w:hAnsi="Times New Roman" w:cs="Times New Roman"/>
        </w:rPr>
        <w:t>(</w:t>
      </w:r>
      <w:r w:rsidRPr="0031162D">
        <w:rPr>
          <w:rFonts w:ascii="Times New Roman" w:eastAsia="宋体" w:hAnsi="Times New Roman" w:cs="Times New Roman"/>
        </w:rPr>
        <w:t>即纤度丝的长度，一般为</w:t>
      </w:r>
      <w:r w:rsidRPr="0031162D">
        <w:rPr>
          <w:rFonts w:ascii="Times New Roman" w:eastAsia="宋体" w:hAnsi="Times New Roman" w:cs="Times New Roman"/>
        </w:rPr>
        <w:t>50</w:t>
      </w:r>
      <w:r w:rsidRPr="0031162D">
        <w:rPr>
          <w:rFonts w:ascii="Times New Roman" w:eastAsia="宋体" w:hAnsi="Times New Roman" w:cs="Times New Roman"/>
        </w:rPr>
        <w:t>回或</w:t>
      </w:r>
      <w:r w:rsidRPr="0031162D">
        <w:rPr>
          <w:rFonts w:ascii="Times New Roman" w:eastAsia="宋体" w:hAnsi="Times New Roman" w:cs="Times New Roman"/>
        </w:rPr>
        <w:t>100</w:t>
      </w:r>
      <w:r w:rsidRPr="0031162D">
        <w:rPr>
          <w:rFonts w:ascii="Times New Roman" w:eastAsia="宋体" w:hAnsi="Times New Roman" w:cs="Times New Roman"/>
        </w:rPr>
        <w:t>回，</w:t>
      </w:r>
      <w:r w:rsidRPr="0031162D">
        <w:rPr>
          <w:rFonts w:ascii="Times New Roman" w:eastAsia="宋体" w:hAnsi="Times New Roman" w:cs="Times New Roman"/>
        </w:rPr>
        <w:t>1</w:t>
      </w:r>
      <w:r w:rsidRPr="0031162D">
        <w:rPr>
          <w:rFonts w:ascii="Times New Roman" w:eastAsia="宋体" w:hAnsi="Times New Roman" w:cs="Times New Roman"/>
        </w:rPr>
        <w:t>回</w:t>
      </w:r>
      <w:r w:rsidRPr="0031162D">
        <w:rPr>
          <w:rFonts w:ascii="Times New Roman" w:eastAsia="宋体" w:hAnsi="Times New Roman" w:cs="Times New Roman"/>
        </w:rPr>
        <w:t>=1.125</w:t>
      </w:r>
      <w:r w:rsidR="00704B14" w:rsidRPr="0031162D">
        <w:rPr>
          <w:rFonts w:ascii="Times New Roman" w:eastAsia="宋体" w:hAnsi="Times New Roman" w:cs="Times New Roman"/>
        </w:rPr>
        <w:t xml:space="preserve"> </w:t>
      </w:r>
      <w:r w:rsidRPr="00B81A6C">
        <w:rPr>
          <w:rFonts w:ascii="Times New Roman" w:eastAsia="宋体" w:hAnsi="Times New Roman" w:cs="Times New Roman"/>
          <w:rPrChange w:id="25" w:author="XU" w:date="2018-09-26T14:28:00Z">
            <w:rPr>
              <w:rFonts w:ascii="Times New Roman" w:eastAsia="宋体" w:hAnsi="Times New Roman" w:cs="Times New Roman"/>
              <w:i/>
            </w:rPr>
          </w:rPrChange>
        </w:rPr>
        <w:t>m</w:t>
      </w:r>
      <w:r w:rsidR="00A21D5F">
        <w:rPr>
          <w:rFonts w:ascii="Times New Roman" w:eastAsia="宋体" w:hAnsi="Times New Roman" w:cs="Times New Roman"/>
        </w:rPr>
        <w:t>)</w:t>
      </w:r>
      <w:r w:rsidRPr="0031162D">
        <w:rPr>
          <w:rFonts w:ascii="Times New Roman" w:eastAsia="宋体" w:hAnsi="Times New Roman" w:cs="Times New Roman"/>
        </w:rPr>
        <w:t>一致，但与缫丝中纤度感知器间歇探测纤度的取样间隔不一致，这给计算机模拟缫丝带来不便</w:t>
      </w:r>
      <w:r w:rsidRPr="0031162D">
        <w:rPr>
          <w:rFonts w:ascii="Times New Roman" w:eastAsia="宋体" w:hAnsi="Times New Roman" w:cs="Times New Roman"/>
          <w:vertAlign w:val="superscript"/>
        </w:rPr>
        <w:t>[</w:t>
      </w:r>
      <w:r w:rsidR="00726040" w:rsidRPr="0031162D">
        <w:rPr>
          <w:rFonts w:ascii="Times New Roman" w:eastAsia="宋体" w:hAnsi="Times New Roman" w:cs="Times New Roman"/>
          <w:vertAlign w:val="superscript"/>
        </w:rPr>
        <w:t>20</w:t>
      </w:r>
      <w:r w:rsidRPr="0031162D">
        <w:rPr>
          <w:rFonts w:ascii="Times New Roman" w:eastAsia="宋体" w:hAnsi="Times New Roman" w:cs="Times New Roman"/>
          <w:vertAlign w:val="superscript"/>
        </w:rPr>
        <w:t>-</w:t>
      </w:r>
      <w:r w:rsidR="00726040" w:rsidRPr="0031162D">
        <w:rPr>
          <w:rFonts w:ascii="Times New Roman" w:eastAsia="宋体" w:hAnsi="Times New Roman" w:cs="Times New Roman"/>
          <w:vertAlign w:val="superscript"/>
        </w:rPr>
        <w:t>22</w:t>
      </w:r>
      <w:r w:rsidRPr="0031162D">
        <w:rPr>
          <w:rFonts w:ascii="Times New Roman" w:eastAsia="宋体" w:hAnsi="Times New Roman" w:cs="Times New Roman"/>
          <w:vertAlign w:val="superscript"/>
        </w:rPr>
        <w:t>]</w:t>
      </w:r>
      <w:r w:rsidRPr="0031162D">
        <w:rPr>
          <w:rFonts w:ascii="Times New Roman" w:eastAsia="宋体" w:hAnsi="Times New Roman" w:cs="Times New Roman"/>
        </w:rPr>
        <w:t>。对此，已存在两种解决方案，一是通过插值的方法调整离散间隔，如</w:t>
      </w:r>
      <w:del w:id="26" w:author="XU" w:date="2018-09-26T14:29:00Z">
        <w:r w:rsidRPr="0031162D" w:rsidDel="00B81A6C">
          <w:rPr>
            <w:rFonts w:ascii="Times New Roman" w:eastAsia="宋体" w:hAnsi="Times New Roman" w:cs="Times New Roman"/>
          </w:rPr>
          <w:delText>苏州大学的</w:delText>
        </w:r>
      </w:del>
      <w:r w:rsidRPr="0031162D">
        <w:rPr>
          <w:rFonts w:ascii="Times New Roman" w:eastAsia="宋体" w:hAnsi="Times New Roman" w:cs="Times New Roman"/>
        </w:rPr>
        <w:t>费万春</w:t>
      </w:r>
      <w:r w:rsidRPr="0031162D">
        <w:rPr>
          <w:rFonts w:ascii="Times New Roman" w:eastAsia="宋体" w:hAnsi="Times New Roman" w:cs="Times New Roman"/>
          <w:vertAlign w:val="superscript"/>
        </w:rPr>
        <w:t>[</w:t>
      </w:r>
      <w:r w:rsidR="00726040" w:rsidRPr="0031162D">
        <w:rPr>
          <w:rFonts w:ascii="Times New Roman" w:eastAsia="宋体" w:hAnsi="Times New Roman" w:cs="Times New Roman"/>
          <w:vertAlign w:val="superscript"/>
        </w:rPr>
        <w:t>23</w:t>
      </w:r>
      <w:r w:rsidRPr="0031162D">
        <w:rPr>
          <w:rFonts w:ascii="Times New Roman" w:eastAsia="宋体" w:hAnsi="Times New Roman" w:cs="Times New Roman"/>
          <w:vertAlign w:val="superscript"/>
        </w:rPr>
        <w:t>]</w:t>
      </w:r>
      <w:r w:rsidRPr="0031162D">
        <w:rPr>
          <w:rFonts w:ascii="Times New Roman" w:eastAsia="宋体" w:hAnsi="Times New Roman" w:cs="Times New Roman"/>
        </w:rPr>
        <w:t>建立的茧丝纤度序列长度的变换方法，其实质是线性或三点二次曲线插值，可用于调整离散间</w:t>
      </w:r>
      <w:r w:rsidRPr="0031162D">
        <w:rPr>
          <w:rFonts w:ascii="Times New Roman" w:eastAsia="宋体" w:hAnsi="Times New Roman" w:cs="Times New Roman"/>
        </w:rPr>
        <w:lastRenderedPageBreak/>
        <w:t>隔。二是采用曲线拟合的方式获得连续化的茧丝纤度曲线，使可获得茧丝任意部位的纤度，如</w:t>
      </w:r>
      <w:del w:id="27" w:author="JiweiHuang" w:date="2018-09-26T23:29:00Z">
        <w:r w:rsidRPr="0031162D" w:rsidDel="00C0438A">
          <w:rPr>
            <w:rFonts w:ascii="Times New Roman" w:eastAsia="宋体" w:hAnsi="Times New Roman" w:cs="Times New Roman"/>
          </w:rPr>
          <w:delText>苏州大学的</w:delText>
        </w:r>
      </w:del>
      <w:r w:rsidRPr="0031162D">
        <w:rPr>
          <w:rFonts w:ascii="Times New Roman" w:eastAsia="宋体" w:hAnsi="Times New Roman" w:cs="Times New Roman"/>
        </w:rPr>
        <w:t>罗军</w:t>
      </w:r>
      <w:r w:rsidRPr="0031162D">
        <w:rPr>
          <w:rFonts w:ascii="Times New Roman" w:eastAsia="宋体" w:hAnsi="Times New Roman" w:cs="Times New Roman"/>
          <w:vertAlign w:val="superscript"/>
        </w:rPr>
        <w:t>[</w:t>
      </w:r>
      <w:r w:rsidR="00726040" w:rsidRPr="0031162D">
        <w:rPr>
          <w:rFonts w:ascii="Times New Roman" w:eastAsia="宋体" w:hAnsi="Times New Roman" w:cs="Times New Roman"/>
          <w:vertAlign w:val="superscript"/>
        </w:rPr>
        <w:t>24</w:t>
      </w:r>
      <w:r w:rsidRPr="0031162D">
        <w:rPr>
          <w:rFonts w:ascii="Times New Roman" w:eastAsia="宋体" w:hAnsi="Times New Roman" w:cs="Times New Roman"/>
          <w:vertAlign w:val="superscript"/>
        </w:rPr>
        <w:t>]</w:t>
      </w:r>
      <w:r w:rsidRPr="0031162D">
        <w:rPr>
          <w:rFonts w:ascii="Times New Roman" w:eastAsia="宋体" w:hAnsi="Times New Roman" w:cs="Times New Roman"/>
        </w:rPr>
        <w:t>用自然边界条件的三次样条函数或直线拟合方法获得的茧丝纤度曲线。</w:t>
      </w:r>
    </w:p>
    <w:p w14:paraId="29C552A0" w14:textId="77777777" w:rsidR="002D7329" w:rsidRPr="0031162D" w:rsidRDefault="00772A79">
      <w:pPr>
        <w:ind w:firstLineChars="200" w:firstLine="420"/>
        <w:rPr>
          <w:rFonts w:ascii="Times New Roman" w:eastAsia="宋体" w:hAnsi="Times New Roman" w:cs="Times New Roman"/>
        </w:rPr>
      </w:pPr>
      <w:r w:rsidRPr="0031162D">
        <w:rPr>
          <w:rFonts w:ascii="Times New Roman" w:eastAsia="宋体" w:hAnsi="Times New Roman" w:cs="Times New Roman"/>
        </w:rPr>
        <w:t>本文</w:t>
      </w:r>
      <w:bookmarkStart w:id="28" w:name="_Hlk509102255"/>
      <w:r w:rsidRPr="0031162D">
        <w:rPr>
          <w:rFonts w:ascii="Times New Roman" w:eastAsia="宋体" w:hAnsi="Times New Roman" w:cs="Times New Roman"/>
        </w:rPr>
        <w:t>从蚕吐丝行为的角度出发，</w:t>
      </w:r>
      <w:r w:rsidR="00430B1C" w:rsidRPr="0031162D">
        <w:rPr>
          <w:rFonts w:ascii="Times New Roman" w:eastAsia="宋体" w:hAnsi="Times New Roman" w:cs="Times New Roman"/>
        </w:rPr>
        <w:t>在分析了茧丝纤度曲线形态变化的基础上，</w:t>
      </w:r>
      <w:r w:rsidRPr="0031162D">
        <w:rPr>
          <w:rFonts w:ascii="Times New Roman" w:eastAsia="宋体" w:hAnsi="Times New Roman" w:cs="Times New Roman"/>
        </w:rPr>
        <w:t>将茧丝纤度曲线形态的产生原因归于蚕吐丝时吐丝口的开口大小变化和蚕体内绢丝液或吐丝力变化的复合</w:t>
      </w:r>
      <w:r w:rsidRPr="0031162D">
        <w:rPr>
          <w:rFonts w:ascii="Times New Roman" w:eastAsia="宋体" w:hAnsi="Times New Roman" w:cs="Times New Roman"/>
          <w:vertAlign w:val="superscript"/>
        </w:rPr>
        <w:t>[</w:t>
      </w:r>
      <w:r w:rsidR="00726040" w:rsidRPr="0031162D">
        <w:rPr>
          <w:rFonts w:ascii="Times New Roman" w:eastAsia="宋体" w:hAnsi="Times New Roman" w:cs="Times New Roman"/>
          <w:vertAlign w:val="superscript"/>
        </w:rPr>
        <w:t>25</w:t>
      </w:r>
      <w:r w:rsidRPr="0031162D">
        <w:rPr>
          <w:rFonts w:ascii="Times New Roman" w:eastAsia="宋体" w:hAnsi="Times New Roman" w:cs="Times New Roman"/>
          <w:vertAlign w:val="superscript"/>
        </w:rPr>
        <w:t>]</w:t>
      </w:r>
      <w:r w:rsidRPr="0031162D">
        <w:rPr>
          <w:rFonts w:ascii="Times New Roman" w:eastAsia="宋体" w:hAnsi="Times New Roman" w:cs="Times New Roman"/>
        </w:rPr>
        <w:t>。并用</w:t>
      </w:r>
      <w:bookmarkStart w:id="29" w:name="_Hlk507257200"/>
      <w:r w:rsidRPr="00B81A6C">
        <w:rPr>
          <w:rFonts w:ascii="Times New Roman" w:eastAsia="宋体" w:hAnsi="Times New Roman" w:cs="Times New Roman"/>
          <w:rPrChange w:id="30" w:author="XU" w:date="2018-09-26T14:30:00Z">
            <w:rPr>
              <w:rFonts w:ascii="Times New Roman" w:eastAsia="宋体" w:hAnsi="Times New Roman" w:cs="Times New Roman"/>
              <w:i/>
            </w:rPr>
          </w:rPrChange>
        </w:rPr>
        <w:t>Logistic</w:t>
      </w:r>
      <w:r w:rsidRPr="0031162D">
        <w:rPr>
          <w:rFonts w:ascii="Times New Roman" w:eastAsia="宋体" w:hAnsi="Times New Roman" w:cs="Times New Roman"/>
        </w:rPr>
        <w:t>函数</w:t>
      </w:r>
      <w:bookmarkEnd w:id="29"/>
      <w:r w:rsidRPr="0031162D">
        <w:rPr>
          <w:rFonts w:ascii="Times New Roman" w:eastAsia="宋体" w:hAnsi="Times New Roman" w:cs="Times New Roman"/>
        </w:rPr>
        <w:t>模拟蚕吐丝口的逐步张开对茧丝纤度曲线</w:t>
      </w:r>
      <w:r w:rsidR="0092056E" w:rsidRPr="0031162D">
        <w:rPr>
          <w:rFonts w:ascii="Times New Roman" w:eastAsia="宋体" w:hAnsi="Times New Roman" w:cs="Times New Roman"/>
        </w:rPr>
        <w:t>形态</w:t>
      </w:r>
      <w:r w:rsidRPr="0031162D">
        <w:rPr>
          <w:rFonts w:ascii="Times New Roman" w:eastAsia="宋体" w:hAnsi="Times New Roman" w:cs="Times New Roman"/>
        </w:rPr>
        <w:t>的影响，用二次函数模拟绢丝液或吐丝力的逐渐减弱对茧丝纤度曲线</w:t>
      </w:r>
      <w:r w:rsidR="0092056E" w:rsidRPr="0031162D">
        <w:rPr>
          <w:rFonts w:ascii="Times New Roman" w:eastAsia="宋体" w:hAnsi="Times New Roman" w:cs="Times New Roman"/>
        </w:rPr>
        <w:t>形态</w:t>
      </w:r>
      <w:r w:rsidRPr="0031162D">
        <w:rPr>
          <w:rFonts w:ascii="Times New Roman" w:eastAsia="宋体" w:hAnsi="Times New Roman" w:cs="Times New Roman"/>
        </w:rPr>
        <w:t>的影响，并通过二者的复合模拟茧丝纤度曲线的形态变化，进而建立了茧丝纤度曲线函数模型。进一步地，利用非线性函数回归分析法对函数模型的参数进行</w:t>
      </w:r>
      <w:del w:id="31" w:author="XU" w:date="2018-09-26T14:30:00Z">
        <w:r w:rsidRPr="0031162D" w:rsidDel="00B81A6C">
          <w:rPr>
            <w:rFonts w:ascii="Times New Roman" w:eastAsia="宋体" w:hAnsi="Times New Roman" w:cs="Times New Roman"/>
          </w:rPr>
          <w:delText>了</w:delText>
        </w:r>
      </w:del>
      <w:r w:rsidRPr="0031162D">
        <w:rPr>
          <w:rFonts w:ascii="Times New Roman" w:eastAsia="宋体" w:hAnsi="Times New Roman" w:cs="Times New Roman"/>
        </w:rPr>
        <w:t>分析，提出</w:t>
      </w:r>
      <w:del w:id="32" w:author="XU" w:date="2018-09-26T14:30:00Z">
        <w:r w:rsidRPr="0031162D" w:rsidDel="00B81A6C">
          <w:rPr>
            <w:rFonts w:ascii="Times New Roman" w:eastAsia="宋体" w:hAnsi="Times New Roman" w:cs="Times New Roman"/>
          </w:rPr>
          <w:delText>了</w:delText>
        </w:r>
      </w:del>
      <w:r w:rsidRPr="0031162D">
        <w:rPr>
          <w:rFonts w:ascii="Times New Roman" w:eastAsia="宋体" w:hAnsi="Times New Roman" w:cs="Times New Roman"/>
        </w:rPr>
        <w:t>可用于计算机模拟缫丝的茧丝纤度曲线模拟生成方法</w:t>
      </w:r>
      <w:ins w:id="33" w:author="XU" w:date="2018-09-26T14:30:00Z">
        <w:r w:rsidR="00B81A6C">
          <w:rPr>
            <w:rFonts w:ascii="Times New Roman" w:eastAsia="宋体" w:hAnsi="Times New Roman" w:cs="Times New Roman" w:hint="eastAsia"/>
          </w:rPr>
          <w:t>。</w:t>
        </w:r>
      </w:ins>
      <w:del w:id="34" w:author="XU" w:date="2018-09-26T14:30:00Z">
        <w:r w:rsidRPr="0031162D" w:rsidDel="00B81A6C">
          <w:rPr>
            <w:rFonts w:ascii="Times New Roman" w:eastAsia="宋体" w:hAnsi="Times New Roman" w:cs="Times New Roman"/>
          </w:rPr>
          <w:delText>，</w:delText>
        </w:r>
      </w:del>
      <w:r w:rsidRPr="0031162D">
        <w:rPr>
          <w:rFonts w:ascii="Times New Roman" w:eastAsia="宋体" w:hAnsi="Times New Roman" w:cs="Times New Roman"/>
        </w:rPr>
        <w:t>该方法不仅可获得茧丝上任意部位的纤度值，并且通过设置函数参数可更方便</w:t>
      </w:r>
      <w:ins w:id="35" w:author="XU" w:date="2018-09-26T14:30:00Z">
        <w:r w:rsidR="00B81A6C">
          <w:rPr>
            <w:rFonts w:ascii="Times New Roman" w:eastAsia="宋体" w:hAnsi="Times New Roman" w:cs="Times New Roman" w:hint="eastAsia"/>
          </w:rPr>
          <w:t>地</w:t>
        </w:r>
      </w:ins>
      <w:del w:id="36" w:author="XU" w:date="2018-09-26T14:30:00Z">
        <w:r w:rsidRPr="0031162D" w:rsidDel="00B81A6C">
          <w:rPr>
            <w:rFonts w:ascii="Times New Roman" w:eastAsia="宋体" w:hAnsi="Times New Roman" w:cs="Times New Roman"/>
          </w:rPr>
          <w:delText>的</w:delText>
        </w:r>
      </w:del>
      <w:r w:rsidRPr="0031162D">
        <w:rPr>
          <w:rFonts w:ascii="Times New Roman" w:eastAsia="宋体" w:hAnsi="Times New Roman" w:cs="Times New Roman"/>
        </w:rPr>
        <w:t>调控茧丝纤度曲线的形态，为下一步进行计算机模拟缫丝提供</w:t>
      </w:r>
      <w:del w:id="37" w:author="XU" w:date="2018-09-26T14:30:00Z">
        <w:r w:rsidRPr="0031162D" w:rsidDel="00B81A6C">
          <w:rPr>
            <w:rFonts w:ascii="Times New Roman" w:eastAsia="宋体" w:hAnsi="Times New Roman" w:cs="Times New Roman"/>
          </w:rPr>
          <w:delText>了</w:delText>
        </w:r>
      </w:del>
      <w:r w:rsidRPr="0031162D">
        <w:rPr>
          <w:rFonts w:ascii="Times New Roman" w:eastAsia="宋体" w:hAnsi="Times New Roman" w:cs="Times New Roman"/>
        </w:rPr>
        <w:t>新的茧丝纤度曲线模拟生产解决方案。</w:t>
      </w:r>
      <w:bookmarkEnd w:id="28"/>
    </w:p>
    <w:p w14:paraId="11FF9DAB" w14:textId="77777777" w:rsidR="00954A64" w:rsidRPr="0031162D" w:rsidRDefault="00954A64">
      <w:pPr>
        <w:ind w:firstLineChars="200" w:firstLine="420"/>
        <w:rPr>
          <w:rFonts w:ascii="Times New Roman" w:eastAsia="宋体" w:hAnsi="Times New Roman" w:cs="Times New Roman"/>
        </w:rPr>
      </w:pPr>
    </w:p>
    <w:p w14:paraId="16505EEC" w14:textId="77777777" w:rsidR="002D7329" w:rsidRPr="0031162D" w:rsidRDefault="00772A79" w:rsidP="0031162D">
      <w:pPr>
        <w:spacing w:beforeLines="25" w:before="78" w:afterLines="25" w:after="78"/>
        <w:rPr>
          <w:rFonts w:ascii="Times New Roman" w:eastAsia="宋体" w:hAnsi="Times New Roman" w:cs="Times New Roman"/>
          <w:b/>
          <w:sz w:val="24"/>
        </w:rPr>
      </w:pPr>
      <w:r w:rsidRPr="0031162D">
        <w:rPr>
          <w:rFonts w:ascii="Times New Roman" w:eastAsia="宋体" w:hAnsi="Times New Roman" w:cs="Times New Roman"/>
          <w:b/>
          <w:sz w:val="24"/>
        </w:rPr>
        <w:t xml:space="preserve">1  </w:t>
      </w:r>
      <w:r w:rsidRPr="0031162D">
        <w:rPr>
          <w:rFonts w:ascii="Times New Roman" w:eastAsia="宋体" w:hAnsi="Times New Roman" w:cs="Times New Roman"/>
          <w:b/>
          <w:sz w:val="24"/>
        </w:rPr>
        <w:t>蚕吐丝的行为及茧丝纤度曲线形态</w:t>
      </w:r>
    </w:p>
    <w:p w14:paraId="2456473F" w14:textId="77777777" w:rsidR="002D7329" w:rsidRPr="0031162D" w:rsidRDefault="00772A79">
      <w:pPr>
        <w:ind w:firstLineChars="202" w:firstLine="424"/>
        <w:jc w:val="left"/>
        <w:rPr>
          <w:rFonts w:ascii="Times New Roman" w:eastAsia="宋体" w:hAnsi="Times New Roman" w:cs="Times New Roman"/>
        </w:rPr>
      </w:pPr>
      <w:r w:rsidRPr="0031162D">
        <w:rPr>
          <w:rFonts w:ascii="Times New Roman" w:eastAsia="宋体" w:hAnsi="Times New Roman" w:cs="Times New Roman"/>
        </w:rPr>
        <w:t>蚕吐丝的行为是指蚕将其体内的绢丝液吐出形成茧丝纤维的过程，该过程中绢丝液受丝腺和肌体的收缩挤压而逐渐向吐丝口流动，至吐丝口时，借助蚕体的移动和蚕头部的左右摆动产生牵引作用，使从吐丝口吐出的绢丝液纤维化，形成茧丝</w:t>
      </w:r>
      <w:r w:rsidRPr="0031162D">
        <w:rPr>
          <w:rFonts w:ascii="Times New Roman" w:eastAsia="宋体" w:hAnsi="Times New Roman" w:cs="Times New Roman"/>
          <w:vertAlign w:val="superscript"/>
        </w:rPr>
        <w:t>[</w:t>
      </w:r>
      <w:r w:rsidR="00726040" w:rsidRPr="0031162D">
        <w:rPr>
          <w:rFonts w:ascii="Times New Roman" w:eastAsia="宋体" w:hAnsi="Times New Roman" w:cs="Times New Roman"/>
          <w:vertAlign w:val="superscript"/>
        </w:rPr>
        <w:t>2</w:t>
      </w:r>
      <w:ins w:id="38" w:author="XU" w:date="2018-09-26T15:25:00Z">
        <w:r w:rsidR="00993774">
          <w:rPr>
            <w:rFonts w:ascii="Times New Roman" w:eastAsia="宋体" w:hAnsi="Times New Roman" w:cs="Times New Roman" w:hint="eastAsia"/>
            <w:vertAlign w:val="superscript"/>
          </w:rPr>
          <w:t>6</w:t>
        </w:r>
      </w:ins>
      <w:del w:id="39" w:author="XU" w:date="2018-09-26T15:25:00Z">
        <w:r w:rsidR="00726040" w:rsidRPr="0031162D" w:rsidDel="00993774">
          <w:rPr>
            <w:rFonts w:ascii="Times New Roman" w:eastAsia="宋体" w:hAnsi="Times New Roman" w:cs="Times New Roman"/>
            <w:vertAlign w:val="superscript"/>
          </w:rPr>
          <w:delText>7</w:delText>
        </w:r>
      </w:del>
      <w:ins w:id="40" w:author="XU" w:date="2018-09-26T14:30:00Z">
        <w:r w:rsidR="00B81A6C">
          <w:rPr>
            <w:rFonts w:ascii="Times New Roman" w:eastAsia="宋体" w:hAnsi="Times New Roman" w:cs="Times New Roman" w:hint="eastAsia"/>
            <w:vertAlign w:val="superscript"/>
          </w:rPr>
          <w:t>-</w:t>
        </w:r>
      </w:ins>
      <w:del w:id="41" w:author="XU" w:date="2018-09-26T14:30:00Z">
        <w:r w:rsidRPr="0031162D" w:rsidDel="00B81A6C">
          <w:rPr>
            <w:rFonts w:ascii="Times New Roman" w:eastAsia="宋体" w:hAnsi="Times New Roman" w:cs="Times New Roman"/>
            <w:vertAlign w:val="superscript"/>
          </w:rPr>
          <w:delText>,</w:delText>
        </w:r>
      </w:del>
      <w:r w:rsidR="00726040" w:rsidRPr="0031162D">
        <w:rPr>
          <w:rFonts w:ascii="Times New Roman" w:eastAsia="宋体" w:hAnsi="Times New Roman" w:cs="Times New Roman"/>
          <w:vertAlign w:val="superscript"/>
        </w:rPr>
        <w:t>2</w:t>
      </w:r>
      <w:ins w:id="42" w:author="XU" w:date="2018-09-26T15:25:00Z">
        <w:r w:rsidR="00993774">
          <w:rPr>
            <w:rFonts w:ascii="Times New Roman" w:eastAsia="宋体" w:hAnsi="Times New Roman" w:cs="Times New Roman" w:hint="eastAsia"/>
            <w:vertAlign w:val="superscript"/>
          </w:rPr>
          <w:t>7</w:t>
        </w:r>
      </w:ins>
      <w:del w:id="43" w:author="XU" w:date="2018-09-26T15:25:00Z">
        <w:r w:rsidR="00726040" w:rsidRPr="0031162D" w:rsidDel="00993774">
          <w:rPr>
            <w:rFonts w:ascii="Times New Roman" w:eastAsia="宋体" w:hAnsi="Times New Roman" w:cs="Times New Roman"/>
            <w:vertAlign w:val="superscript"/>
          </w:rPr>
          <w:delText>8</w:delText>
        </w:r>
      </w:del>
      <w:r w:rsidRPr="0031162D">
        <w:rPr>
          <w:rFonts w:ascii="Times New Roman" w:eastAsia="宋体" w:hAnsi="Times New Roman" w:cs="Times New Roman"/>
          <w:vertAlign w:val="superscript"/>
        </w:rPr>
        <w:t>]</w:t>
      </w:r>
      <w:r w:rsidRPr="0031162D">
        <w:rPr>
          <w:rFonts w:ascii="Times New Roman" w:eastAsia="宋体" w:hAnsi="Times New Roman" w:cs="Times New Roman"/>
        </w:rPr>
        <w:t>。蚕的这种吐丝行为是其在长期进化中形成的，受蚕品种的影响很大，也与蚕饲育条件、蚕吐丝时的环境等因素密切相关</w:t>
      </w:r>
      <w:r w:rsidRPr="0031162D">
        <w:rPr>
          <w:rFonts w:ascii="Times New Roman" w:eastAsia="宋体" w:hAnsi="Times New Roman" w:cs="Times New Roman"/>
          <w:vertAlign w:val="superscript"/>
        </w:rPr>
        <w:t>[</w:t>
      </w:r>
      <w:r w:rsidR="00726040" w:rsidRPr="0031162D">
        <w:rPr>
          <w:rFonts w:ascii="Times New Roman" w:eastAsia="宋体" w:hAnsi="Times New Roman" w:cs="Times New Roman"/>
          <w:vertAlign w:val="superscript"/>
        </w:rPr>
        <w:t>2</w:t>
      </w:r>
      <w:ins w:id="44" w:author="XU" w:date="2018-09-26T14:31:00Z">
        <w:r w:rsidR="00B81A6C">
          <w:rPr>
            <w:rFonts w:ascii="Times New Roman" w:eastAsia="宋体" w:hAnsi="Times New Roman" w:cs="Times New Roman" w:hint="eastAsia"/>
            <w:vertAlign w:val="superscript"/>
          </w:rPr>
          <w:t>8</w:t>
        </w:r>
      </w:ins>
      <w:del w:id="45" w:author="XU" w:date="2018-09-26T14:31:00Z">
        <w:r w:rsidR="00726040" w:rsidRPr="0031162D" w:rsidDel="00B81A6C">
          <w:rPr>
            <w:rFonts w:ascii="Times New Roman" w:eastAsia="宋体" w:hAnsi="Times New Roman" w:cs="Times New Roman"/>
            <w:vertAlign w:val="superscript"/>
          </w:rPr>
          <w:delText>6</w:delText>
        </w:r>
      </w:del>
      <w:r w:rsidRPr="0031162D">
        <w:rPr>
          <w:rFonts w:ascii="Times New Roman" w:eastAsia="宋体" w:hAnsi="Times New Roman" w:cs="Times New Roman"/>
          <w:vertAlign w:val="superscript"/>
        </w:rPr>
        <w:t>]</w:t>
      </w:r>
      <w:r w:rsidRPr="0031162D">
        <w:rPr>
          <w:rFonts w:ascii="Times New Roman" w:eastAsia="宋体" w:hAnsi="Times New Roman" w:cs="Times New Roman"/>
        </w:rPr>
        <w:t>。进一步地，茧丝纤度曲线的形态是由蚕吐丝的行为决定的，但即使是同一蚕品种，相同的蚕饲育条件和</w:t>
      </w:r>
      <w:r w:rsidR="000558B4">
        <w:rPr>
          <w:rFonts w:ascii="Times New Roman" w:eastAsia="宋体" w:hAnsi="Times New Roman" w:cs="Times New Roman"/>
        </w:rPr>
        <w:t>吐丝环境，不同的蚕个体吐丝形成的茧丝纤度曲线形态依然变化多样，</w:t>
      </w:r>
      <w:r w:rsidR="000558B4">
        <w:rPr>
          <w:rFonts w:ascii="Times New Roman" w:eastAsia="宋体" w:hAnsi="Times New Roman" w:cs="Times New Roman" w:hint="eastAsia"/>
        </w:rPr>
        <w:t>如</w:t>
      </w:r>
      <w:r w:rsidRPr="0031162D">
        <w:rPr>
          <w:rFonts w:ascii="Times New Roman" w:eastAsia="宋体" w:hAnsi="Times New Roman" w:cs="Times New Roman"/>
        </w:rPr>
        <w:t>图</w:t>
      </w:r>
      <w:r w:rsidRPr="0031162D">
        <w:rPr>
          <w:rFonts w:ascii="Times New Roman" w:eastAsia="宋体" w:hAnsi="Times New Roman" w:cs="Times New Roman"/>
        </w:rPr>
        <w:t>1</w:t>
      </w:r>
      <w:r w:rsidRPr="0031162D">
        <w:rPr>
          <w:rFonts w:ascii="Times New Roman" w:eastAsia="宋体" w:hAnsi="Times New Roman" w:cs="Times New Roman"/>
        </w:rPr>
        <w:t>所示。</w:t>
      </w:r>
    </w:p>
    <w:tbl>
      <w:tblPr>
        <w:tblStyle w:val="a9"/>
        <w:tblW w:w="97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836"/>
        <w:gridCol w:w="4890"/>
      </w:tblGrid>
      <w:tr w:rsidR="002D7329" w:rsidRPr="0031162D" w14:paraId="324B8B0C" w14:textId="77777777" w:rsidTr="00231853">
        <w:trPr>
          <w:trHeight w:val="3281"/>
          <w:jc w:val="center"/>
        </w:trPr>
        <w:tc>
          <w:tcPr>
            <w:tcW w:w="4836" w:type="dxa"/>
          </w:tcPr>
          <w:p w14:paraId="1CF8089E" w14:textId="77777777" w:rsidR="002D7329" w:rsidRPr="0031162D" w:rsidRDefault="00954A64">
            <w:pPr>
              <w:jc w:val="center"/>
              <w:rPr>
                <w:rFonts w:ascii="Times New Roman" w:eastAsia="宋体" w:hAnsi="Times New Roman" w:cs="Times New Roman"/>
              </w:rPr>
            </w:pPr>
            <w:r w:rsidRPr="0031162D">
              <w:rPr>
                <w:rFonts w:ascii="Times New Roman" w:eastAsia="宋体" w:hAnsi="Times New Roman" w:cs="Times New Roman"/>
              </w:rPr>
              <w:object w:dxaOrig="5900" w:dyaOrig="4520" w14:anchorId="52EBEB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5.5pt;height:226.5pt" o:ole="">
                  <v:imagedata r:id="rId8" o:title=""/>
                </v:shape>
                <o:OLEObject Type="Embed" ProgID="Origin50.Graph" ShapeID="_x0000_i1025" DrawAspect="Content" ObjectID="_1599510087" r:id="rId9"/>
              </w:object>
            </w:r>
          </w:p>
        </w:tc>
        <w:tc>
          <w:tcPr>
            <w:tcW w:w="4890" w:type="dxa"/>
          </w:tcPr>
          <w:p w14:paraId="726F48DF" w14:textId="77777777" w:rsidR="002D7329" w:rsidRPr="0031162D" w:rsidRDefault="00231853">
            <w:pPr>
              <w:jc w:val="center"/>
              <w:rPr>
                <w:rFonts w:ascii="Times New Roman" w:eastAsia="宋体" w:hAnsi="Times New Roman" w:cs="Times New Roman"/>
              </w:rPr>
            </w:pPr>
            <w:r w:rsidRPr="0031162D">
              <w:rPr>
                <w:rFonts w:ascii="Times New Roman" w:eastAsia="宋体" w:hAnsi="Times New Roman" w:cs="Times New Roman"/>
              </w:rPr>
              <w:object w:dxaOrig="5900" w:dyaOrig="4520" w14:anchorId="3FC13791">
                <v:shape id="_x0000_i1026" type="#_x0000_t75" style="width:295.5pt;height:226.5pt" o:ole="">
                  <v:imagedata r:id="rId10" o:title=""/>
                </v:shape>
                <o:OLEObject Type="Embed" ProgID="Origin50.Graph" ShapeID="_x0000_i1026" DrawAspect="Content" ObjectID="_1599510088" r:id="rId11"/>
              </w:object>
            </w:r>
          </w:p>
        </w:tc>
      </w:tr>
      <w:tr w:rsidR="002D7329" w:rsidRPr="0031162D" w14:paraId="3C0DC15B" w14:textId="77777777" w:rsidTr="00231853">
        <w:trPr>
          <w:trHeight w:val="254"/>
          <w:jc w:val="center"/>
        </w:trPr>
        <w:tc>
          <w:tcPr>
            <w:tcW w:w="4836" w:type="dxa"/>
          </w:tcPr>
          <w:p w14:paraId="172224E7" w14:textId="77777777" w:rsidR="002D7329" w:rsidRPr="0031162D" w:rsidRDefault="00231853" w:rsidP="00231853">
            <w:pPr>
              <w:jc w:val="center"/>
              <w:rPr>
                <w:rFonts w:ascii="Times New Roman" w:eastAsia="宋体" w:hAnsi="Times New Roman" w:cs="Times New Roman"/>
                <w:sz w:val="18"/>
                <w:szCs w:val="18"/>
              </w:rPr>
            </w:pPr>
            <w:r w:rsidRPr="0031162D">
              <w:rPr>
                <w:rFonts w:ascii="Times New Roman" w:eastAsia="宋体" w:hAnsi="Times New Roman" w:cs="Times New Roman"/>
                <w:sz w:val="18"/>
                <w:szCs w:val="18"/>
              </w:rPr>
              <w:t xml:space="preserve">   (</w:t>
            </w:r>
            <w:r w:rsidR="00772A79" w:rsidRPr="000558B4">
              <w:rPr>
                <w:rFonts w:ascii="Times New Roman" w:eastAsia="宋体" w:hAnsi="Times New Roman" w:cs="Times New Roman"/>
                <w:sz w:val="18"/>
                <w:szCs w:val="18"/>
              </w:rPr>
              <w:t>a</w:t>
            </w:r>
            <w:r w:rsidRPr="0031162D">
              <w:rPr>
                <w:rFonts w:ascii="Times New Roman" w:eastAsia="宋体" w:hAnsi="Times New Roman" w:cs="Times New Roman"/>
                <w:sz w:val="18"/>
                <w:szCs w:val="18"/>
              </w:rPr>
              <w:t>)</w:t>
            </w:r>
            <w:r w:rsidR="00772A79" w:rsidRPr="0031162D">
              <w:rPr>
                <w:rFonts w:ascii="Times New Roman" w:eastAsia="宋体" w:hAnsi="Times New Roman" w:cs="Times New Roman"/>
                <w:sz w:val="18"/>
                <w:szCs w:val="18"/>
              </w:rPr>
              <w:t>广西柳城县庄口</w:t>
            </w:r>
            <w:r w:rsidR="00A21D5F">
              <w:rPr>
                <w:rFonts w:ascii="Times New Roman" w:eastAsia="宋体" w:hAnsi="Times New Roman" w:cs="Times New Roman"/>
                <w:sz w:val="18"/>
                <w:szCs w:val="18"/>
              </w:rPr>
              <w:t>(</w:t>
            </w:r>
            <w:r w:rsidR="00772A79" w:rsidRPr="0031162D">
              <w:rPr>
                <w:rFonts w:ascii="Times New Roman" w:eastAsia="宋体" w:hAnsi="Times New Roman" w:cs="Times New Roman"/>
                <w:sz w:val="18"/>
                <w:szCs w:val="18"/>
              </w:rPr>
              <w:t>纤度丝长</w:t>
            </w:r>
            <w:r w:rsidR="00772A79" w:rsidRPr="0031162D">
              <w:rPr>
                <w:rFonts w:ascii="Times New Roman" w:eastAsia="宋体" w:hAnsi="Times New Roman" w:cs="Times New Roman"/>
                <w:sz w:val="18"/>
                <w:szCs w:val="18"/>
              </w:rPr>
              <w:t>50</w:t>
            </w:r>
            <w:r w:rsidR="00772A79" w:rsidRPr="0031162D">
              <w:rPr>
                <w:rFonts w:ascii="Times New Roman" w:eastAsia="宋体" w:hAnsi="Times New Roman" w:cs="Times New Roman"/>
                <w:sz w:val="18"/>
                <w:szCs w:val="18"/>
              </w:rPr>
              <w:t>回，茧丝纤度曲线</w:t>
            </w:r>
            <w:r w:rsidR="00772A79" w:rsidRPr="0031162D">
              <w:rPr>
                <w:rFonts w:ascii="Times New Roman" w:eastAsia="宋体" w:hAnsi="Times New Roman" w:cs="Times New Roman"/>
                <w:sz w:val="18"/>
                <w:szCs w:val="18"/>
              </w:rPr>
              <w:t>210</w:t>
            </w:r>
            <w:r w:rsidR="00772A79" w:rsidRPr="0031162D">
              <w:rPr>
                <w:rFonts w:ascii="Times New Roman" w:eastAsia="宋体" w:hAnsi="Times New Roman" w:cs="Times New Roman"/>
                <w:sz w:val="18"/>
                <w:szCs w:val="18"/>
              </w:rPr>
              <w:t>条</w:t>
            </w:r>
            <w:r w:rsidR="00A21D5F">
              <w:rPr>
                <w:rFonts w:ascii="Times New Roman" w:eastAsia="宋体" w:hAnsi="Times New Roman" w:cs="Times New Roman"/>
                <w:sz w:val="18"/>
                <w:szCs w:val="18"/>
              </w:rPr>
              <w:t>)</w:t>
            </w:r>
          </w:p>
        </w:tc>
        <w:tc>
          <w:tcPr>
            <w:tcW w:w="4890" w:type="dxa"/>
          </w:tcPr>
          <w:p w14:paraId="13EE67B8" w14:textId="77777777" w:rsidR="002D7329" w:rsidRPr="0031162D" w:rsidRDefault="00231853" w:rsidP="00231853">
            <w:pPr>
              <w:jc w:val="center"/>
              <w:rPr>
                <w:rFonts w:ascii="Times New Roman" w:eastAsia="宋体" w:hAnsi="Times New Roman" w:cs="Times New Roman"/>
                <w:sz w:val="18"/>
                <w:szCs w:val="18"/>
              </w:rPr>
            </w:pPr>
            <w:r w:rsidRPr="0031162D">
              <w:rPr>
                <w:rFonts w:ascii="Times New Roman" w:eastAsia="宋体" w:hAnsi="Times New Roman" w:cs="Times New Roman"/>
                <w:sz w:val="18"/>
                <w:szCs w:val="18"/>
              </w:rPr>
              <w:t xml:space="preserve">   (</w:t>
            </w:r>
            <w:r w:rsidR="00772A79" w:rsidRPr="000558B4">
              <w:rPr>
                <w:rFonts w:ascii="Times New Roman" w:eastAsia="宋体" w:hAnsi="Times New Roman" w:cs="Times New Roman"/>
                <w:sz w:val="18"/>
                <w:szCs w:val="18"/>
              </w:rPr>
              <w:t>b</w:t>
            </w:r>
            <w:r w:rsidRPr="0031162D">
              <w:rPr>
                <w:rFonts w:ascii="Times New Roman" w:eastAsia="宋体" w:hAnsi="Times New Roman" w:cs="Times New Roman"/>
                <w:sz w:val="18"/>
                <w:szCs w:val="18"/>
              </w:rPr>
              <w:t>)</w:t>
            </w:r>
            <w:r w:rsidR="00772A79" w:rsidRPr="0031162D">
              <w:rPr>
                <w:rFonts w:ascii="Times New Roman" w:eastAsia="宋体" w:hAnsi="Times New Roman" w:cs="Times New Roman"/>
                <w:sz w:val="18"/>
                <w:szCs w:val="18"/>
              </w:rPr>
              <w:t>广西融安县庄口</w:t>
            </w:r>
            <w:r w:rsidR="00A21D5F">
              <w:rPr>
                <w:rFonts w:ascii="Times New Roman" w:eastAsia="宋体" w:hAnsi="Times New Roman" w:cs="Times New Roman"/>
                <w:sz w:val="18"/>
                <w:szCs w:val="18"/>
              </w:rPr>
              <w:t>(</w:t>
            </w:r>
            <w:r w:rsidR="00772A79" w:rsidRPr="0031162D">
              <w:rPr>
                <w:rFonts w:ascii="Times New Roman" w:eastAsia="宋体" w:hAnsi="Times New Roman" w:cs="Times New Roman"/>
                <w:sz w:val="18"/>
                <w:szCs w:val="18"/>
              </w:rPr>
              <w:t>纤度丝长</w:t>
            </w:r>
            <w:r w:rsidR="00772A79" w:rsidRPr="0031162D">
              <w:rPr>
                <w:rFonts w:ascii="Times New Roman" w:eastAsia="宋体" w:hAnsi="Times New Roman" w:cs="Times New Roman"/>
                <w:sz w:val="18"/>
                <w:szCs w:val="18"/>
              </w:rPr>
              <w:t>50</w:t>
            </w:r>
            <w:r w:rsidR="00772A79" w:rsidRPr="0031162D">
              <w:rPr>
                <w:rFonts w:ascii="Times New Roman" w:eastAsia="宋体" w:hAnsi="Times New Roman" w:cs="Times New Roman"/>
                <w:sz w:val="18"/>
                <w:szCs w:val="18"/>
              </w:rPr>
              <w:t>回，茧丝纤度曲线</w:t>
            </w:r>
            <w:r w:rsidR="00772A79" w:rsidRPr="0031162D">
              <w:rPr>
                <w:rFonts w:ascii="Times New Roman" w:eastAsia="宋体" w:hAnsi="Times New Roman" w:cs="Times New Roman"/>
                <w:sz w:val="18"/>
                <w:szCs w:val="18"/>
              </w:rPr>
              <w:t>200</w:t>
            </w:r>
            <w:r w:rsidR="00772A79" w:rsidRPr="0031162D">
              <w:rPr>
                <w:rFonts w:ascii="Times New Roman" w:eastAsia="宋体" w:hAnsi="Times New Roman" w:cs="Times New Roman"/>
                <w:sz w:val="18"/>
                <w:szCs w:val="18"/>
              </w:rPr>
              <w:t>条</w:t>
            </w:r>
            <w:r w:rsidR="00A21D5F">
              <w:rPr>
                <w:rFonts w:ascii="Times New Roman" w:eastAsia="宋体" w:hAnsi="Times New Roman" w:cs="Times New Roman"/>
                <w:sz w:val="18"/>
                <w:szCs w:val="18"/>
              </w:rPr>
              <w:t>)</w:t>
            </w:r>
          </w:p>
        </w:tc>
      </w:tr>
      <w:tr w:rsidR="002D7329" w:rsidRPr="0031162D" w14:paraId="755ACDAA" w14:textId="77777777" w:rsidTr="00231853">
        <w:trPr>
          <w:trHeight w:val="254"/>
          <w:jc w:val="center"/>
        </w:trPr>
        <w:tc>
          <w:tcPr>
            <w:tcW w:w="4836" w:type="dxa"/>
          </w:tcPr>
          <w:p w14:paraId="76BF8CC8" w14:textId="77777777" w:rsidR="002D7329" w:rsidRPr="0031162D" w:rsidRDefault="00772A79">
            <w:pPr>
              <w:jc w:val="center"/>
              <w:rPr>
                <w:rFonts w:ascii="Times New Roman" w:eastAsia="宋体" w:hAnsi="Times New Roman" w:cs="Times New Roman"/>
              </w:rPr>
            </w:pPr>
            <w:r w:rsidRPr="0031162D">
              <w:rPr>
                <w:rFonts w:ascii="Times New Roman" w:eastAsia="宋体" w:hAnsi="Times New Roman" w:cs="Times New Roman"/>
              </w:rPr>
              <w:object w:dxaOrig="4724" w:dyaOrig="3739" w14:anchorId="727D7C55">
                <v:shape id="_x0000_i1027" type="#_x0000_t75" style="width:236.25pt;height:187.5pt" o:ole="">
                  <v:imagedata r:id="rId12" o:title=""/>
                </v:shape>
                <o:OLEObject Type="Embed" ProgID="Origin50.Graph" ShapeID="_x0000_i1027" DrawAspect="Content" ObjectID="_1599510089" r:id="rId13"/>
              </w:object>
            </w:r>
          </w:p>
        </w:tc>
        <w:tc>
          <w:tcPr>
            <w:tcW w:w="4890" w:type="dxa"/>
          </w:tcPr>
          <w:p w14:paraId="2D88D4DC" w14:textId="77777777" w:rsidR="002D7329" w:rsidRPr="0031162D" w:rsidRDefault="00772A79">
            <w:pPr>
              <w:jc w:val="center"/>
              <w:rPr>
                <w:rFonts w:ascii="Times New Roman" w:eastAsia="宋体" w:hAnsi="Times New Roman" w:cs="Times New Roman"/>
              </w:rPr>
            </w:pPr>
            <w:r w:rsidRPr="0031162D">
              <w:rPr>
                <w:rFonts w:ascii="Times New Roman" w:eastAsia="宋体" w:hAnsi="Times New Roman" w:cs="Times New Roman"/>
              </w:rPr>
              <w:object w:dxaOrig="4724" w:dyaOrig="3739" w14:anchorId="5317ADBB">
                <v:shape id="_x0000_i1028" type="#_x0000_t75" style="width:236.25pt;height:187.5pt" o:ole="">
                  <v:imagedata r:id="rId14" o:title=""/>
                </v:shape>
                <o:OLEObject Type="Embed" ProgID="Origin50.Graph" ShapeID="_x0000_i1028" DrawAspect="Content" ObjectID="_1599510090" r:id="rId15"/>
              </w:object>
            </w:r>
          </w:p>
        </w:tc>
      </w:tr>
      <w:tr w:rsidR="002D7329" w:rsidRPr="0031162D" w14:paraId="0780AA41" w14:textId="77777777" w:rsidTr="00231853">
        <w:trPr>
          <w:trHeight w:val="254"/>
          <w:jc w:val="center"/>
        </w:trPr>
        <w:tc>
          <w:tcPr>
            <w:tcW w:w="4836" w:type="dxa"/>
          </w:tcPr>
          <w:p w14:paraId="3790F97B" w14:textId="77777777" w:rsidR="002D7329" w:rsidRPr="0031162D" w:rsidRDefault="000E779E" w:rsidP="00231853">
            <w:pPr>
              <w:jc w:val="center"/>
              <w:rPr>
                <w:rFonts w:ascii="Times New Roman" w:eastAsia="宋体" w:hAnsi="Times New Roman" w:cs="Times New Roman"/>
                <w:sz w:val="18"/>
                <w:szCs w:val="18"/>
              </w:rPr>
            </w:pPr>
            <w:r w:rsidRPr="0031162D">
              <w:rPr>
                <w:rFonts w:ascii="Times New Roman" w:eastAsia="宋体" w:hAnsi="Times New Roman" w:cs="Times New Roman"/>
                <w:sz w:val="18"/>
                <w:szCs w:val="18"/>
              </w:rPr>
              <w:t xml:space="preserve"> </w:t>
            </w:r>
            <w:r w:rsidR="00A21D5F">
              <w:rPr>
                <w:rFonts w:ascii="Times New Roman" w:eastAsia="宋体" w:hAnsi="Times New Roman" w:cs="Times New Roman"/>
                <w:sz w:val="18"/>
                <w:szCs w:val="18"/>
              </w:rPr>
              <w:t>(</w:t>
            </w:r>
            <w:r w:rsidR="00772A79" w:rsidRPr="000558B4">
              <w:rPr>
                <w:rFonts w:ascii="Times New Roman" w:eastAsia="宋体" w:hAnsi="Times New Roman" w:cs="Times New Roman"/>
                <w:sz w:val="18"/>
                <w:szCs w:val="18"/>
              </w:rPr>
              <w:t>c</w:t>
            </w:r>
            <w:r w:rsidR="00A21D5F">
              <w:rPr>
                <w:rFonts w:ascii="Times New Roman" w:eastAsia="宋体" w:hAnsi="Times New Roman" w:cs="Times New Roman"/>
                <w:sz w:val="18"/>
                <w:szCs w:val="18"/>
              </w:rPr>
              <w:t>)</w:t>
            </w:r>
            <w:r w:rsidR="00772A79" w:rsidRPr="0031162D">
              <w:rPr>
                <w:rFonts w:ascii="Times New Roman" w:eastAsia="宋体" w:hAnsi="Times New Roman" w:cs="Times New Roman"/>
                <w:sz w:val="18"/>
                <w:szCs w:val="18"/>
              </w:rPr>
              <w:t>广西横县庄口</w:t>
            </w:r>
            <w:r w:rsidR="00A21D5F">
              <w:rPr>
                <w:rFonts w:ascii="Times New Roman" w:eastAsia="宋体" w:hAnsi="Times New Roman" w:cs="Times New Roman"/>
                <w:sz w:val="18"/>
                <w:szCs w:val="18"/>
              </w:rPr>
              <w:t>(</w:t>
            </w:r>
            <w:r w:rsidR="00772A79" w:rsidRPr="0031162D">
              <w:rPr>
                <w:rFonts w:ascii="Times New Roman" w:eastAsia="宋体" w:hAnsi="Times New Roman" w:cs="Times New Roman"/>
                <w:sz w:val="18"/>
                <w:szCs w:val="18"/>
              </w:rPr>
              <w:t>纤度丝长</w:t>
            </w:r>
            <w:r w:rsidR="00772A79" w:rsidRPr="0031162D">
              <w:rPr>
                <w:rFonts w:ascii="Times New Roman" w:eastAsia="宋体" w:hAnsi="Times New Roman" w:cs="Times New Roman"/>
                <w:sz w:val="18"/>
                <w:szCs w:val="18"/>
              </w:rPr>
              <w:t>100</w:t>
            </w:r>
            <w:r w:rsidR="00772A79" w:rsidRPr="0031162D">
              <w:rPr>
                <w:rFonts w:ascii="Times New Roman" w:eastAsia="宋体" w:hAnsi="Times New Roman" w:cs="Times New Roman"/>
                <w:sz w:val="18"/>
                <w:szCs w:val="18"/>
              </w:rPr>
              <w:t>回，茧丝纤度曲线</w:t>
            </w:r>
            <w:r w:rsidR="00772A79" w:rsidRPr="0031162D">
              <w:rPr>
                <w:rFonts w:ascii="Times New Roman" w:eastAsia="宋体" w:hAnsi="Times New Roman" w:cs="Times New Roman"/>
                <w:sz w:val="18"/>
                <w:szCs w:val="18"/>
              </w:rPr>
              <w:t>50</w:t>
            </w:r>
            <w:r w:rsidR="00772A79" w:rsidRPr="0031162D">
              <w:rPr>
                <w:rFonts w:ascii="Times New Roman" w:eastAsia="宋体" w:hAnsi="Times New Roman" w:cs="Times New Roman"/>
                <w:sz w:val="18"/>
                <w:szCs w:val="18"/>
              </w:rPr>
              <w:t>条</w:t>
            </w:r>
            <w:r w:rsidR="00772A79" w:rsidRPr="0031162D">
              <w:rPr>
                <w:rFonts w:ascii="Times New Roman" w:eastAsia="宋体" w:hAnsi="Times New Roman" w:cs="Times New Roman"/>
                <w:sz w:val="18"/>
                <w:szCs w:val="18"/>
                <w:vertAlign w:val="superscript"/>
              </w:rPr>
              <w:t>[</w:t>
            </w:r>
            <w:r w:rsidR="001B394A" w:rsidRPr="0031162D">
              <w:rPr>
                <w:rFonts w:ascii="Times New Roman" w:eastAsia="宋体" w:hAnsi="Times New Roman" w:cs="Times New Roman"/>
                <w:sz w:val="18"/>
                <w:szCs w:val="18"/>
                <w:vertAlign w:val="superscript"/>
              </w:rPr>
              <w:t>29</w:t>
            </w:r>
            <w:r w:rsidR="00772A79" w:rsidRPr="0031162D">
              <w:rPr>
                <w:rFonts w:ascii="Times New Roman" w:eastAsia="宋体" w:hAnsi="Times New Roman" w:cs="Times New Roman"/>
                <w:sz w:val="18"/>
                <w:szCs w:val="18"/>
                <w:vertAlign w:val="superscript"/>
              </w:rPr>
              <w:t>]</w:t>
            </w:r>
            <w:r w:rsidR="00A21D5F">
              <w:rPr>
                <w:rFonts w:ascii="Times New Roman" w:eastAsia="宋体" w:hAnsi="Times New Roman" w:cs="Times New Roman"/>
                <w:sz w:val="18"/>
                <w:szCs w:val="18"/>
              </w:rPr>
              <w:t>)</w:t>
            </w:r>
          </w:p>
        </w:tc>
        <w:tc>
          <w:tcPr>
            <w:tcW w:w="4890" w:type="dxa"/>
          </w:tcPr>
          <w:p w14:paraId="4FBFADF0" w14:textId="77777777" w:rsidR="002D7329" w:rsidRPr="0031162D" w:rsidRDefault="000E779E" w:rsidP="00231853">
            <w:pPr>
              <w:jc w:val="center"/>
              <w:rPr>
                <w:rFonts w:ascii="Times New Roman" w:eastAsia="宋体" w:hAnsi="Times New Roman" w:cs="Times New Roman"/>
                <w:sz w:val="18"/>
                <w:szCs w:val="18"/>
              </w:rPr>
            </w:pPr>
            <w:r w:rsidRPr="0031162D">
              <w:rPr>
                <w:rFonts w:ascii="Times New Roman" w:eastAsia="宋体" w:hAnsi="Times New Roman" w:cs="Times New Roman"/>
                <w:sz w:val="18"/>
                <w:szCs w:val="18"/>
              </w:rPr>
              <w:t xml:space="preserve"> </w:t>
            </w:r>
            <w:r w:rsidR="00A21D5F">
              <w:rPr>
                <w:rFonts w:ascii="Times New Roman" w:eastAsia="宋体" w:hAnsi="Times New Roman" w:cs="Times New Roman"/>
                <w:sz w:val="18"/>
                <w:szCs w:val="18"/>
              </w:rPr>
              <w:t>(</w:t>
            </w:r>
            <w:r w:rsidR="00772A79" w:rsidRPr="000558B4">
              <w:rPr>
                <w:rFonts w:ascii="Times New Roman" w:eastAsia="宋体" w:hAnsi="Times New Roman" w:cs="Times New Roman"/>
                <w:sz w:val="18"/>
                <w:szCs w:val="18"/>
              </w:rPr>
              <w:t>d</w:t>
            </w:r>
            <w:r w:rsidR="00A21D5F">
              <w:rPr>
                <w:rFonts w:ascii="Times New Roman" w:eastAsia="宋体" w:hAnsi="Times New Roman" w:cs="Times New Roman"/>
                <w:sz w:val="18"/>
                <w:szCs w:val="18"/>
              </w:rPr>
              <w:t>)</w:t>
            </w:r>
            <w:r w:rsidR="00772A79" w:rsidRPr="0031162D">
              <w:rPr>
                <w:rFonts w:ascii="Times New Roman" w:eastAsia="宋体" w:hAnsi="Times New Roman" w:cs="Times New Roman"/>
                <w:sz w:val="18"/>
                <w:szCs w:val="18"/>
              </w:rPr>
              <w:t>浙江嘉兴庄口</w:t>
            </w:r>
            <w:r w:rsidR="00A21D5F">
              <w:rPr>
                <w:rFonts w:ascii="Times New Roman" w:eastAsia="宋体" w:hAnsi="Times New Roman" w:cs="Times New Roman"/>
                <w:sz w:val="18"/>
                <w:szCs w:val="18"/>
              </w:rPr>
              <w:t>(</w:t>
            </w:r>
            <w:r w:rsidR="00772A79" w:rsidRPr="0031162D">
              <w:rPr>
                <w:rFonts w:ascii="Times New Roman" w:eastAsia="宋体" w:hAnsi="Times New Roman" w:cs="Times New Roman"/>
                <w:sz w:val="18"/>
                <w:szCs w:val="18"/>
              </w:rPr>
              <w:t>纤度丝长</w:t>
            </w:r>
            <w:r w:rsidR="00772A79" w:rsidRPr="0031162D">
              <w:rPr>
                <w:rFonts w:ascii="Times New Roman" w:eastAsia="宋体" w:hAnsi="Times New Roman" w:cs="Times New Roman"/>
                <w:sz w:val="18"/>
                <w:szCs w:val="18"/>
              </w:rPr>
              <w:t>100</w:t>
            </w:r>
            <w:r w:rsidR="00772A79" w:rsidRPr="0031162D">
              <w:rPr>
                <w:rFonts w:ascii="Times New Roman" w:eastAsia="宋体" w:hAnsi="Times New Roman" w:cs="Times New Roman"/>
                <w:sz w:val="18"/>
                <w:szCs w:val="18"/>
              </w:rPr>
              <w:t>回，茧丝纤度曲线</w:t>
            </w:r>
            <w:r w:rsidR="00772A79" w:rsidRPr="0031162D">
              <w:rPr>
                <w:rFonts w:ascii="Times New Roman" w:eastAsia="宋体" w:hAnsi="Times New Roman" w:cs="Times New Roman"/>
                <w:sz w:val="18"/>
                <w:szCs w:val="18"/>
              </w:rPr>
              <w:t>50</w:t>
            </w:r>
            <w:r w:rsidR="00772A79" w:rsidRPr="0031162D">
              <w:rPr>
                <w:rFonts w:ascii="Times New Roman" w:eastAsia="宋体" w:hAnsi="Times New Roman" w:cs="Times New Roman"/>
                <w:sz w:val="18"/>
                <w:szCs w:val="18"/>
              </w:rPr>
              <w:t>条</w:t>
            </w:r>
            <w:r w:rsidR="00772A79" w:rsidRPr="0031162D">
              <w:rPr>
                <w:rFonts w:ascii="Times New Roman" w:eastAsia="宋体" w:hAnsi="Times New Roman" w:cs="Times New Roman"/>
                <w:sz w:val="18"/>
                <w:szCs w:val="18"/>
                <w:vertAlign w:val="superscript"/>
              </w:rPr>
              <w:t>[</w:t>
            </w:r>
            <w:r w:rsidR="001B394A" w:rsidRPr="0031162D">
              <w:rPr>
                <w:rFonts w:ascii="Times New Roman" w:eastAsia="宋体" w:hAnsi="Times New Roman" w:cs="Times New Roman"/>
                <w:sz w:val="18"/>
                <w:szCs w:val="18"/>
                <w:vertAlign w:val="superscript"/>
              </w:rPr>
              <w:t>29</w:t>
            </w:r>
            <w:r w:rsidR="00772A79" w:rsidRPr="0031162D">
              <w:rPr>
                <w:rFonts w:ascii="Times New Roman" w:eastAsia="宋体" w:hAnsi="Times New Roman" w:cs="Times New Roman"/>
                <w:sz w:val="18"/>
                <w:szCs w:val="18"/>
                <w:vertAlign w:val="superscript"/>
              </w:rPr>
              <w:t>]</w:t>
            </w:r>
            <w:r w:rsidR="00A21D5F">
              <w:rPr>
                <w:rFonts w:ascii="Times New Roman" w:eastAsia="宋体" w:hAnsi="Times New Roman" w:cs="Times New Roman"/>
                <w:sz w:val="18"/>
                <w:szCs w:val="18"/>
              </w:rPr>
              <w:t>)</w:t>
            </w:r>
          </w:p>
        </w:tc>
      </w:tr>
    </w:tbl>
    <w:p w14:paraId="6E103FD3" w14:textId="77777777" w:rsidR="002D7329" w:rsidRPr="000558B4" w:rsidRDefault="00772A79">
      <w:pPr>
        <w:jc w:val="center"/>
        <w:rPr>
          <w:rFonts w:ascii="Times New Roman" w:eastAsia="宋体" w:hAnsi="Times New Roman" w:cs="Times New Roman"/>
          <w:sz w:val="18"/>
          <w:szCs w:val="18"/>
        </w:rPr>
      </w:pPr>
      <w:r w:rsidRPr="000558B4">
        <w:rPr>
          <w:rFonts w:ascii="Times New Roman" w:eastAsia="宋体" w:hAnsi="Times New Roman" w:cs="Times New Roman"/>
          <w:b/>
          <w:sz w:val="18"/>
          <w:szCs w:val="18"/>
        </w:rPr>
        <w:t>图</w:t>
      </w:r>
      <w:r w:rsidRPr="000558B4">
        <w:rPr>
          <w:rFonts w:ascii="Times New Roman" w:eastAsia="宋体" w:hAnsi="Times New Roman" w:cs="Times New Roman"/>
          <w:b/>
          <w:sz w:val="18"/>
          <w:szCs w:val="18"/>
        </w:rPr>
        <w:t>1</w:t>
      </w:r>
      <w:r w:rsidR="000E779E"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茧丝纤度曲线</w:t>
      </w:r>
    </w:p>
    <w:p w14:paraId="006D750C" w14:textId="77777777" w:rsidR="002D7329" w:rsidRPr="000558B4" w:rsidRDefault="00772A79">
      <w:pPr>
        <w:jc w:val="center"/>
        <w:rPr>
          <w:rFonts w:ascii="Times New Roman" w:eastAsia="宋体" w:hAnsi="Times New Roman" w:cs="Times New Roman"/>
          <w:sz w:val="18"/>
          <w:szCs w:val="18"/>
        </w:rPr>
      </w:pPr>
      <w:r w:rsidRPr="000558B4">
        <w:rPr>
          <w:rFonts w:ascii="Times New Roman" w:eastAsia="宋体" w:hAnsi="Times New Roman" w:cs="Times New Roman"/>
          <w:b/>
          <w:sz w:val="18"/>
          <w:szCs w:val="18"/>
        </w:rPr>
        <w:t>Fig.1</w:t>
      </w:r>
      <w:r w:rsidR="000E779E" w:rsidRPr="000558B4">
        <w:rPr>
          <w:rFonts w:ascii="Times New Roman" w:eastAsia="宋体" w:hAnsi="Times New Roman" w:cs="Times New Roman"/>
          <w:b/>
          <w:sz w:val="18"/>
          <w:szCs w:val="18"/>
        </w:rPr>
        <w:t xml:space="preserve"> </w:t>
      </w:r>
      <w:r w:rsidRPr="000558B4">
        <w:rPr>
          <w:rFonts w:ascii="Times New Roman" w:eastAsia="宋体" w:hAnsi="Times New Roman" w:cs="Times New Roman"/>
          <w:b/>
          <w:sz w:val="18"/>
          <w:szCs w:val="18"/>
        </w:rPr>
        <w:t xml:space="preserve"> </w:t>
      </w:r>
      <w:r w:rsidRPr="000558B4">
        <w:rPr>
          <w:rFonts w:ascii="Times New Roman" w:eastAsia="宋体" w:hAnsi="Times New Roman" w:cs="Times New Roman"/>
          <w:sz w:val="18"/>
          <w:szCs w:val="18"/>
        </w:rPr>
        <w:t>The cocoon filament size</w:t>
      </w:r>
      <w:r w:rsidR="00991271" w:rsidRPr="000558B4">
        <w:rPr>
          <w:rFonts w:ascii="Times New Roman" w:eastAsia="宋体" w:hAnsi="Times New Roman" w:cs="Times New Roman"/>
          <w:sz w:val="18"/>
          <w:szCs w:val="18"/>
        </w:rPr>
        <w:t xml:space="preserve"> curve</w:t>
      </w:r>
    </w:p>
    <w:p w14:paraId="022FF659" w14:textId="77777777" w:rsidR="002D7329" w:rsidRPr="0031162D" w:rsidRDefault="00772A79">
      <w:pPr>
        <w:ind w:firstLineChars="202" w:firstLine="424"/>
        <w:jc w:val="left"/>
        <w:rPr>
          <w:rFonts w:ascii="Times New Roman" w:eastAsia="宋体" w:hAnsi="Times New Roman" w:cs="Times New Roman"/>
        </w:rPr>
      </w:pPr>
      <w:r w:rsidRPr="0031162D">
        <w:rPr>
          <w:rFonts w:ascii="Times New Roman" w:eastAsia="宋体" w:hAnsi="Times New Roman" w:cs="Times New Roman"/>
        </w:rPr>
        <w:t>由图</w:t>
      </w:r>
      <w:r w:rsidRPr="0031162D">
        <w:rPr>
          <w:rFonts w:ascii="Times New Roman" w:eastAsia="宋体" w:hAnsi="Times New Roman" w:cs="Times New Roman"/>
        </w:rPr>
        <w:t>1</w:t>
      </w:r>
      <w:r w:rsidRPr="0031162D">
        <w:rPr>
          <w:rFonts w:ascii="Times New Roman" w:eastAsia="宋体" w:hAnsi="Times New Roman" w:cs="Times New Roman"/>
        </w:rPr>
        <w:t>可知，茧丝纤度曲线的形态虽然各不相同，但基本符合</w:t>
      </w:r>
      <w:r w:rsidRPr="0031162D">
        <w:rPr>
          <w:rFonts w:ascii="Times New Roman" w:eastAsia="宋体" w:hAnsi="Times New Roman" w:cs="Times New Roman"/>
        </w:rPr>
        <w:t>“</w:t>
      </w:r>
      <w:r w:rsidRPr="0031162D">
        <w:rPr>
          <w:rFonts w:ascii="Times New Roman" w:eastAsia="宋体" w:hAnsi="Times New Roman" w:cs="Times New Roman"/>
        </w:rPr>
        <w:t>细</w:t>
      </w:r>
      <w:r w:rsidRPr="0031162D">
        <w:rPr>
          <w:rFonts w:ascii="Times New Roman" w:eastAsia="宋体" w:hAnsi="Times New Roman" w:cs="Times New Roman"/>
        </w:rPr>
        <w:t>-</w:t>
      </w:r>
      <w:r w:rsidRPr="0031162D">
        <w:rPr>
          <w:rFonts w:ascii="Times New Roman" w:eastAsia="宋体" w:hAnsi="Times New Roman" w:cs="Times New Roman"/>
        </w:rPr>
        <w:t>粗</w:t>
      </w:r>
      <w:r w:rsidRPr="0031162D">
        <w:rPr>
          <w:rFonts w:ascii="Times New Roman" w:eastAsia="宋体" w:hAnsi="Times New Roman" w:cs="Times New Roman"/>
        </w:rPr>
        <w:t>-</w:t>
      </w:r>
      <w:r w:rsidRPr="0031162D">
        <w:rPr>
          <w:rFonts w:ascii="Times New Roman" w:eastAsia="宋体" w:hAnsi="Times New Roman" w:cs="Times New Roman"/>
        </w:rPr>
        <w:t>细，最末处最细</w:t>
      </w:r>
      <w:r w:rsidRPr="0031162D">
        <w:rPr>
          <w:rFonts w:ascii="Times New Roman" w:eastAsia="宋体" w:hAnsi="Times New Roman" w:cs="Times New Roman"/>
        </w:rPr>
        <w:t>”</w:t>
      </w:r>
      <w:r w:rsidRPr="0031162D">
        <w:rPr>
          <w:rFonts w:ascii="Times New Roman" w:eastAsia="宋体" w:hAnsi="Times New Roman" w:cs="Times New Roman"/>
        </w:rPr>
        <w:t>的变化趋势。</w:t>
      </w:r>
      <w:del w:id="46" w:author="XU" w:date="2018-09-26T14:32:00Z">
        <w:r w:rsidRPr="0031162D" w:rsidDel="00851537">
          <w:rPr>
            <w:rFonts w:ascii="Times New Roman" w:eastAsia="宋体" w:hAnsi="Times New Roman" w:cs="Times New Roman"/>
          </w:rPr>
          <w:delText>有</w:delText>
        </w:r>
      </w:del>
      <w:r w:rsidRPr="0031162D">
        <w:rPr>
          <w:rFonts w:ascii="Times New Roman" w:eastAsia="宋体" w:hAnsi="Times New Roman" w:cs="Times New Roman"/>
        </w:rPr>
        <w:t>文献</w:t>
      </w:r>
      <w:ins w:id="47" w:author="XU" w:date="2018-09-26T14:32:00Z">
        <w:r w:rsidR="00851537">
          <w:rPr>
            <w:rFonts w:ascii="Times New Roman" w:eastAsia="宋体" w:hAnsi="Times New Roman" w:cs="Times New Roman" w:hint="eastAsia"/>
          </w:rPr>
          <w:t>[25]</w:t>
        </w:r>
      </w:ins>
      <w:del w:id="48" w:author="XU" w:date="2018-09-26T14:32:00Z">
        <w:r w:rsidRPr="0031162D" w:rsidDel="00851537">
          <w:rPr>
            <w:rFonts w:ascii="Times New Roman" w:eastAsia="宋体" w:hAnsi="Times New Roman" w:cs="Times New Roman"/>
          </w:rPr>
          <w:delText>分析</w:delText>
        </w:r>
      </w:del>
      <w:r w:rsidRPr="0031162D">
        <w:rPr>
          <w:rFonts w:ascii="Times New Roman" w:eastAsia="宋体" w:hAnsi="Times New Roman" w:cs="Times New Roman"/>
        </w:rPr>
        <w:t>认为</w:t>
      </w:r>
      <w:del w:id="49" w:author="XU" w:date="2018-09-26T14:32:00Z">
        <w:r w:rsidRPr="0031162D" w:rsidDel="00851537">
          <w:rPr>
            <w:rFonts w:ascii="Times New Roman" w:eastAsia="宋体" w:hAnsi="Times New Roman" w:cs="Times New Roman"/>
            <w:vertAlign w:val="superscript"/>
          </w:rPr>
          <w:delText>[</w:delText>
        </w:r>
        <w:r w:rsidR="00726040" w:rsidRPr="0031162D" w:rsidDel="00851537">
          <w:rPr>
            <w:rFonts w:ascii="Times New Roman" w:eastAsia="宋体" w:hAnsi="Times New Roman" w:cs="Times New Roman"/>
            <w:vertAlign w:val="superscript"/>
          </w:rPr>
          <w:delText>25</w:delText>
        </w:r>
        <w:r w:rsidRPr="0031162D" w:rsidDel="00851537">
          <w:rPr>
            <w:rFonts w:ascii="Times New Roman" w:eastAsia="宋体" w:hAnsi="Times New Roman" w:cs="Times New Roman"/>
            <w:vertAlign w:val="superscript"/>
          </w:rPr>
          <w:delText>]</w:delText>
        </w:r>
      </w:del>
      <w:r w:rsidRPr="0031162D">
        <w:rPr>
          <w:rFonts w:ascii="Times New Roman" w:eastAsia="宋体" w:hAnsi="Times New Roman" w:cs="Times New Roman"/>
        </w:rPr>
        <w:t>，这种呈</w:t>
      </w:r>
      <w:r w:rsidRPr="0031162D">
        <w:rPr>
          <w:rFonts w:ascii="Times New Roman" w:eastAsia="宋体" w:hAnsi="Times New Roman" w:cs="Times New Roman"/>
        </w:rPr>
        <w:t>“</w:t>
      </w:r>
      <w:r w:rsidRPr="0031162D">
        <w:rPr>
          <w:rFonts w:ascii="Times New Roman" w:eastAsia="宋体" w:hAnsi="Times New Roman" w:cs="Times New Roman"/>
        </w:rPr>
        <w:t>细</w:t>
      </w:r>
      <w:r w:rsidRPr="0031162D">
        <w:rPr>
          <w:rFonts w:ascii="Times New Roman" w:eastAsia="宋体" w:hAnsi="Times New Roman" w:cs="Times New Roman"/>
        </w:rPr>
        <w:t>-</w:t>
      </w:r>
      <w:r w:rsidRPr="0031162D">
        <w:rPr>
          <w:rFonts w:ascii="Times New Roman" w:eastAsia="宋体" w:hAnsi="Times New Roman" w:cs="Times New Roman"/>
        </w:rPr>
        <w:t>粗</w:t>
      </w:r>
      <w:r w:rsidRPr="0031162D">
        <w:rPr>
          <w:rFonts w:ascii="Times New Roman" w:eastAsia="宋体" w:hAnsi="Times New Roman" w:cs="Times New Roman"/>
        </w:rPr>
        <w:t>-</w:t>
      </w:r>
      <w:r w:rsidRPr="0031162D">
        <w:rPr>
          <w:rFonts w:ascii="Times New Roman" w:eastAsia="宋体" w:hAnsi="Times New Roman" w:cs="Times New Roman"/>
        </w:rPr>
        <w:t>细，最末处最细</w:t>
      </w:r>
      <w:r w:rsidRPr="0031162D">
        <w:rPr>
          <w:rFonts w:ascii="Times New Roman" w:eastAsia="宋体" w:hAnsi="Times New Roman" w:cs="Times New Roman"/>
        </w:rPr>
        <w:t>”</w:t>
      </w:r>
      <w:r w:rsidRPr="0031162D">
        <w:rPr>
          <w:rFonts w:ascii="Times New Roman" w:eastAsia="宋体" w:hAnsi="Times New Roman" w:cs="Times New Roman"/>
        </w:rPr>
        <w:t>变化趋势的茧丝纤度曲线形态是蚕吐丝口逐渐张开和蚕体内绢丝液或吐丝力持续减弱的综合结果。即蚕在吐丝的初期，蚕体内的绢丝液多，吐丝力强，但蚕的吐丝口并未完全张开，导致茧丝初期的纤度并未达到最大值。随着吐丝的进行，虽然蚕体内的绢丝液继续减少，吐丝力量继续减弱，但吐丝口却逐渐张开，综合结果是茧丝纤度逐渐增大，直至最大值。之后，蚕体内的绢丝液持续减少，吐丝力量持续减弱，而吐丝口已张开至最大值，对茧丝纤度变化趋势的影响已十分微弱，故此茧丝纤度又开始逐渐降低。这或许是大部分茧丝的纤度呈</w:t>
      </w:r>
      <w:r w:rsidRPr="0031162D">
        <w:rPr>
          <w:rFonts w:ascii="Times New Roman" w:eastAsia="宋体" w:hAnsi="Times New Roman" w:cs="Times New Roman"/>
        </w:rPr>
        <w:t>“</w:t>
      </w:r>
      <w:r w:rsidRPr="0031162D">
        <w:rPr>
          <w:rFonts w:ascii="Times New Roman" w:eastAsia="宋体" w:hAnsi="Times New Roman" w:cs="Times New Roman"/>
        </w:rPr>
        <w:t>细</w:t>
      </w:r>
      <w:r w:rsidRPr="0031162D">
        <w:rPr>
          <w:rFonts w:ascii="Times New Roman" w:eastAsia="宋体" w:hAnsi="Times New Roman" w:cs="Times New Roman"/>
        </w:rPr>
        <w:t>-</w:t>
      </w:r>
      <w:r w:rsidRPr="0031162D">
        <w:rPr>
          <w:rFonts w:ascii="Times New Roman" w:eastAsia="宋体" w:hAnsi="Times New Roman" w:cs="Times New Roman"/>
        </w:rPr>
        <w:t>粗</w:t>
      </w:r>
      <w:r w:rsidRPr="0031162D">
        <w:rPr>
          <w:rFonts w:ascii="Times New Roman" w:eastAsia="宋体" w:hAnsi="Times New Roman" w:cs="Times New Roman"/>
        </w:rPr>
        <w:t>-</w:t>
      </w:r>
      <w:r w:rsidRPr="0031162D">
        <w:rPr>
          <w:rFonts w:ascii="Times New Roman" w:eastAsia="宋体" w:hAnsi="Times New Roman" w:cs="Times New Roman"/>
        </w:rPr>
        <w:t>细，最末处最细</w:t>
      </w:r>
      <w:r w:rsidRPr="0031162D">
        <w:rPr>
          <w:rFonts w:ascii="Times New Roman" w:eastAsia="宋体" w:hAnsi="Times New Roman" w:cs="Times New Roman"/>
        </w:rPr>
        <w:t>”</w:t>
      </w:r>
      <w:r w:rsidRPr="0031162D">
        <w:rPr>
          <w:rFonts w:ascii="Times New Roman" w:eastAsia="宋体" w:hAnsi="Times New Roman" w:cs="Times New Roman"/>
        </w:rPr>
        <w:t>变化趋势的重要</w:t>
      </w:r>
      <w:ins w:id="50" w:author="XU" w:date="2018-09-26T14:32:00Z">
        <w:r w:rsidR="00851537">
          <w:rPr>
            <w:rFonts w:ascii="Times New Roman" w:eastAsia="宋体" w:hAnsi="Times New Roman" w:cs="Times New Roman" w:hint="eastAsia"/>
          </w:rPr>
          <w:t>原因</w:t>
        </w:r>
      </w:ins>
      <w:del w:id="51" w:author="XU" w:date="2018-09-26T14:32:00Z">
        <w:r w:rsidRPr="0031162D" w:rsidDel="00851537">
          <w:rPr>
            <w:rFonts w:ascii="Times New Roman" w:eastAsia="宋体" w:hAnsi="Times New Roman" w:cs="Times New Roman"/>
          </w:rPr>
          <w:delText>因源</w:delText>
        </w:r>
      </w:del>
      <w:r w:rsidRPr="0031162D">
        <w:rPr>
          <w:rFonts w:ascii="Times New Roman" w:eastAsia="宋体" w:hAnsi="Times New Roman" w:cs="Times New Roman"/>
        </w:rPr>
        <w:t>，这一</w:t>
      </w:r>
      <w:ins w:id="52" w:author="XU" w:date="2018-09-26T14:32:00Z">
        <w:r w:rsidR="00851537">
          <w:rPr>
            <w:rFonts w:ascii="Times New Roman" w:eastAsia="宋体" w:hAnsi="Times New Roman" w:cs="Times New Roman" w:hint="eastAsia"/>
          </w:rPr>
          <w:t>原因</w:t>
        </w:r>
      </w:ins>
      <w:del w:id="53" w:author="XU" w:date="2018-09-26T14:32:00Z">
        <w:r w:rsidRPr="0031162D" w:rsidDel="00851537">
          <w:rPr>
            <w:rFonts w:ascii="Times New Roman" w:eastAsia="宋体" w:hAnsi="Times New Roman" w:cs="Times New Roman"/>
          </w:rPr>
          <w:delText>因源</w:delText>
        </w:r>
      </w:del>
      <w:r w:rsidRPr="0031162D">
        <w:rPr>
          <w:rFonts w:ascii="Times New Roman" w:eastAsia="宋体" w:hAnsi="Times New Roman" w:cs="Times New Roman"/>
        </w:rPr>
        <w:t>提示或可采用</w:t>
      </w:r>
      <w:r w:rsidRPr="0031162D">
        <w:rPr>
          <w:rFonts w:ascii="Times New Roman" w:eastAsia="宋体" w:hAnsi="Times New Roman" w:cs="Times New Roman"/>
        </w:rPr>
        <w:t>“</w:t>
      </w:r>
      <w:r w:rsidRPr="00851537">
        <w:rPr>
          <w:rFonts w:ascii="Times New Roman" w:eastAsia="宋体" w:hAnsi="Times New Roman" w:cs="Times New Roman"/>
          <w:rPrChange w:id="54" w:author="XU" w:date="2018-09-26T14:32:00Z">
            <w:rPr>
              <w:rFonts w:ascii="Times New Roman" w:eastAsia="宋体" w:hAnsi="Times New Roman" w:cs="Times New Roman"/>
              <w:i/>
            </w:rPr>
          </w:rPrChange>
        </w:rPr>
        <w:t>S</w:t>
      </w:r>
      <w:r w:rsidRPr="0031162D">
        <w:rPr>
          <w:rFonts w:ascii="Times New Roman" w:eastAsia="宋体" w:hAnsi="Times New Roman" w:cs="Times New Roman"/>
        </w:rPr>
        <w:t>”</w:t>
      </w:r>
      <w:r w:rsidRPr="0031162D">
        <w:rPr>
          <w:rFonts w:ascii="Times New Roman" w:eastAsia="宋体" w:hAnsi="Times New Roman" w:cs="Times New Roman"/>
        </w:rPr>
        <w:t>形函数和单调递减函数分别模拟蚕吐丝口的逐步张开情况和绢丝液或吐丝力的逐渐减弱的情况，并用二者的复合模拟茧丝纤度曲线的形态。</w:t>
      </w:r>
      <w:bookmarkStart w:id="55" w:name="_GoBack"/>
      <w:bookmarkEnd w:id="55"/>
    </w:p>
    <w:p w14:paraId="050A7586" w14:textId="77777777" w:rsidR="000E779E" w:rsidRPr="0031162D" w:rsidRDefault="000E779E">
      <w:pPr>
        <w:ind w:firstLineChars="202" w:firstLine="424"/>
        <w:jc w:val="left"/>
        <w:rPr>
          <w:rFonts w:ascii="Times New Roman" w:eastAsia="宋体" w:hAnsi="Times New Roman" w:cs="Times New Roman"/>
        </w:rPr>
      </w:pPr>
    </w:p>
    <w:p w14:paraId="7D4B55B3" w14:textId="77777777" w:rsidR="002D7329" w:rsidRPr="0031162D" w:rsidRDefault="00772A79" w:rsidP="0031162D">
      <w:pPr>
        <w:spacing w:beforeLines="25" w:before="78" w:afterLines="25" w:after="78"/>
        <w:rPr>
          <w:rFonts w:ascii="Times New Roman" w:eastAsia="宋体" w:hAnsi="Times New Roman" w:cs="Times New Roman"/>
          <w:b/>
          <w:sz w:val="24"/>
        </w:rPr>
      </w:pPr>
      <w:r w:rsidRPr="0031162D">
        <w:rPr>
          <w:rFonts w:ascii="Times New Roman" w:eastAsia="宋体" w:hAnsi="Times New Roman" w:cs="Times New Roman"/>
          <w:b/>
          <w:sz w:val="24"/>
        </w:rPr>
        <w:t xml:space="preserve">2  </w:t>
      </w:r>
      <w:r w:rsidRPr="0031162D">
        <w:rPr>
          <w:rFonts w:ascii="Times New Roman" w:eastAsia="宋体" w:hAnsi="Times New Roman" w:cs="Times New Roman"/>
          <w:b/>
          <w:sz w:val="24"/>
        </w:rPr>
        <w:t>函数模型的构建</w:t>
      </w:r>
    </w:p>
    <w:p w14:paraId="4E23B88C" w14:textId="77777777" w:rsidR="002D7329" w:rsidRPr="0031162D" w:rsidRDefault="00772A79">
      <w:pPr>
        <w:rPr>
          <w:rFonts w:ascii="Times New Roman" w:eastAsia="宋体" w:hAnsi="Times New Roman" w:cs="Times New Roman"/>
          <w:b/>
        </w:rPr>
      </w:pPr>
      <w:r w:rsidRPr="0031162D">
        <w:rPr>
          <w:rFonts w:ascii="Times New Roman" w:eastAsia="宋体" w:hAnsi="Times New Roman" w:cs="Times New Roman"/>
          <w:b/>
        </w:rPr>
        <w:t xml:space="preserve">2.1  </w:t>
      </w:r>
      <w:bookmarkStart w:id="56" w:name="OLE_LINK5"/>
      <w:r w:rsidRPr="00851537">
        <w:rPr>
          <w:rFonts w:ascii="Times New Roman" w:eastAsia="宋体" w:hAnsi="Times New Roman" w:cs="Times New Roman"/>
          <w:b/>
          <w:rPrChange w:id="57" w:author="XU" w:date="2018-09-26T14:32:00Z">
            <w:rPr>
              <w:rFonts w:ascii="Times New Roman" w:eastAsia="宋体" w:hAnsi="Times New Roman" w:cs="Times New Roman"/>
              <w:b/>
              <w:i/>
            </w:rPr>
          </w:rPrChange>
        </w:rPr>
        <w:t>Logistic</w:t>
      </w:r>
      <w:bookmarkEnd w:id="56"/>
      <w:r w:rsidRPr="0031162D">
        <w:rPr>
          <w:rFonts w:ascii="Times New Roman" w:eastAsia="宋体" w:hAnsi="Times New Roman" w:cs="Times New Roman"/>
          <w:b/>
        </w:rPr>
        <w:t>函数</w:t>
      </w:r>
    </w:p>
    <w:p w14:paraId="4B6BB1CB" w14:textId="77777777" w:rsidR="002D7329" w:rsidRPr="0031162D" w:rsidRDefault="00772A79">
      <w:pPr>
        <w:ind w:firstLineChars="200" w:firstLine="420"/>
        <w:rPr>
          <w:rFonts w:ascii="Times New Roman" w:eastAsia="宋体" w:hAnsi="Times New Roman" w:cs="Times New Roman"/>
        </w:rPr>
      </w:pPr>
      <w:r w:rsidRPr="00851537">
        <w:rPr>
          <w:rFonts w:ascii="Times New Roman" w:eastAsia="宋体" w:hAnsi="Times New Roman" w:cs="Times New Roman"/>
          <w:rPrChange w:id="58" w:author="XU" w:date="2018-09-26T14:32:00Z">
            <w:rPr>
              <w:rFonts w:ascii="Times New Roman" w:eastAsia="宋体" w:hAnsi="Times New Roman" w:cs="Times New Roman"/>
              <w:i/>
            </w:rPr>
          </w:rPrChange>
        </w:rPr>
        <w:t>Logistic</w:t>
      </w:r>
      <w:r w:rsidRPr="0031162D">
        <w:rPr>
          <w:rFonts w:ascii="Times New Roman" w:eastAsia="宋体" w:hAnsi="Times New Roman" w:cs="Times New Roman"/>
        </w:rPr>
        <w:t>函数的图形呈</w:t>
      </w:r>
      <w:r w:rsidRPr="0031162D">
        <w:rPr>
          <w:rFonts w:ascii="Times New Roman" w:eastAsia="宋体" w:hAnsi="Times New Roman" w:cs="Times New Roman"/>
        </w:rPr>
        <w:t>“S”</w:t>
      </w:r>
      <w:r w:rsidRPr="0031162D">
        <w:rPr>
          <w:rFonts w:ascii="Times New Roman" w:eastAsia="宋体" w:hAnsi="Times New Roman" w:cs="Times New Roman"/>
        </w:rPr>
        <w:t>形，又被称为</w:t>
      </w:r>
      <w:r w:rsidRPr="00851537">
        <w:rPr>
          <w:rFonts w:ascii="Times New Roman" w:eastAsia="宋体" w:hAnsi="Times New Roman" w:cs="Times New Roman"/>
          <w:rPrChange w:id="59" w:author="XU" w:date="2018-09-26T14:32:00Z">
            <w:rPr>
              <w:rFonts w:ascii="Times New Roman" w:eastAsia="宋体" w:hAnsi="Times New Roman" w:cs="Times New Roman"/>
              <w:i/>
            </w:rPr>
          </w:rPrChange>
        </w:rPr>
        <w:t>sigmoid</w:t>
      </w:r>
      <w:r w:rsidRPr="0031162D">
        <w:rPr>
          <w:rFonts w:ascii="Times New Roman" w:eastAsia="宋体" w:hAnsi="Times New Roman" w:cs="Times New Roman"/>
        </w:rPr>
        <w:t>函数。</w:t>
      </w:r>
      <w:r w:rsidRPr="0031162D">
        <w:rPr>
          <w:rFonts w:ascii="Times New Roman" w:eastAsia="宋体" w:hAnsi="Times New Roman" w:cs="Times New Roman"/>
        </w:rPr>
        <w:t>1844</w:t>
      </w:r>
      <w:r w:rsidRPr="0031162D">
        <w:rPr>
          <w:rFonts w:ascii="Times New Roman" w:eastAsia="宋体" w:hAnsi="Times New Roman" w:cs="Times New Roman"/>
        </w:rPr>
        <w:t>或</w:t>
      </w:r>
      <w:r w:rsidRPr="0031162D">
        <w:rPr>
          <w:rFonts w:ascii="Times New Roman" w:eastAsia="宋体" w:hAnsi="Times New Roman" w:cs="Times New Roman"/>
        </w:rPr>
        <w:t>1845</w:t>
      </w:r>
      <w:r w:rsidRPr="0031162D">
        <w:rPr>
          <w:rFonts w:ascii="Times New Roman" w:eastAsia="宋体" w:hAnsi="Times New Roman" w:cs="Times New Roman"/>
        </w:rPr>
        <w:t>年，法国人皮埃尔</w:t>
      </w:r>
      <w:r w:rsidRPr="0031162D">
        <w:rPr>
          <w:rFonts w:ascii="Times New Roman" w:eastAsia="宋体" w:hAnsi="Times New Roman" w:cs="Times New Roman"/>
        </w:rPr>
        <w:t>·</w:t>
      </w:r>
      <w:r w:rsidRPr="0031162D">
        <w:rPr>
          <w:rFonts w:ascii="Times New Roman" w:eastAsia="宋体" w:hAnsi="Times New Roman" w:cs="Times New Roman"/>
        </w:rPr>
        <w:t>弗朗索瓦</w:t>
      </w:r>
      <w:r w:rsidRPr="0031162D">
        <w:rPr>
          <w:rFonts w:ascii="Times New Roman" w:eastAsia="宋体" w:hAnsi="Times New Roman" w:cs="Times New Roman"/>
        </w:rPr>
        <w:t>·</w:t>
      </w:r>
      <w:r w:rsidRPr="0031162D">
        <w:rPr>
          <w:rFonts w:ascii="Times New Roman" w:eastAsia="宋体" w:hAnsi="Times New Roman" w:cs="Times New Roman"/>
        </w:rPr>
        <w:t>韦吕勒在研究它与人口增长的关系时命名</w:t>
      </w:r>
      <w:r w:rsidRPr="0031162D">
        <w:rPr>
          <w:rFonts w:ascii="Times New Roman" w:eastAsia="宋体" w:hAnsi="Times New Roman" w:cs="Times New Roman"/>
          <w:vertAlign w:val="superscript"/>
        </w:rPr>
        <w:t>[</w:t>
      </w:r>
      <w:r w:rsidR="00726040" w:rsidRPr="0031162D">
        <w:rPr>
          <w:rFonts w:ascii="Times New Roman" w:eastAsia="宋体" w:hAnsi="Times New Roman" w:cs="Times New Roman"/>
          <w:vertAlign w:val="superscript"/>
        </w:rPr>
        <w:t>30</w:t>
      </w:r>
      <w:r w:rsidRPr="0031162D">
        <w:rPr>
          <w:rFonts w:ascii="Times New Roman" w:eastAsia="宋体" w:hAnsi="Times New Roman" w:cs="Times New Roman"/>
          <w:vertAlign w:val="superscript"/>
        </w:rPr>
        <w:t>]</w:t>
      </w:r>
      <w:r w:rsidRPr="0031162D">
        <w:rPr>
          <w:rFonts w:ascii="Times New Roman" w:eastAsia="宋体" w:hAnsi="Times New Roman" w:cs="Times New Roman"/>
        </w:rPr>
        <w:t>。</w:t>
      </w:r>
      <w:r w:rsidRPr="00851537">
        <w:rPr>
          <w:rFonts w:ascii="Times New Roman" w:eastAsia="宋体" w:hAnsi="Times New Roman" w:cs="Times New Roman"/>
          <w:rPrChange w:id="60" w:author="XU" w:date="2018-09-26T14:33:00Z">
            <w:rPr>
              <w:rFonts w:ascii="Times New Roman" w:eastAsia="宋体" w:hAnsi="Times New Roman" w:cs="Times New Roman"/>
              <w:i/>
            </w:rPr>
          </w:rPrChange>
        </w:rPr>
        <w:t>Logistic</w:t>
      </w:r>
      <w:r w:rsidRPr="0031162D">
        <w:rPr>
          <w:rFonts w:ascii="Times New Roman" w:eastAsia="宋体" w:hAnsi="Times New Roman" w:cs="Times New Roman"/>
        </w:rPr>
        <w:t>曲线可以模仿生物生长或事物发展中呈现的</w:t>
      </w:r>
      <w:r w:rsidRPr="0031162D">
        <w:rPr>
          <w:rFonts w:ascii="Times New Roman" w:eastAsia="宋体" w:hAnsi="Times New Roman" w:cs="Times New Roman"/>
        </w:rPr>
        <w:t>“</w:t>
      </w:r>
      <w:r w:rsidRPr="0031162D">
        <w:rPr>
          <w:rFonts w:ascii="Times New Roman" w:eastAsia="宋体" w:hAnsi="Times New Roman" w:cs="Times New Roman"/>
          <w:i/>
        </w:rPr>
        <w:t>S</w:t>
      </w:r>
      <w:r w:rsidRPr="0031162D">
        <w:rPr>
          <w:rFonts w:ascii="Times New Roman" w:eastAsia="宋体" w:hAnsi="Times New Roman" w:cs="Times New Roman"/>
        </w:rPr>
        <w:t>”</w:t>
      </w:r>
      <w:r w:rsidRPr="0031162D">
        <w:rPr>
          <w:rFonts w:ascii="Times New Roman" w:eastAsia="宋体" w:hAnsi="Times New Roman" w:cs="Times New Roman"/>
        </w:rPr>
        <w:t>形变化形态，即起初阶段大致呈指数增长，然后逐渐变得饱和，增加变慢，最后</w:t>
      </w:r>
      <w:del w:id="61" w:author="XU" w:date="2018-09-26T14:33:00Z">
        <w:r w:rsidRPr="0031162D" w:rsidDel="00851537">
          <w:rPr>
            <w:rFonts w:ascii="Times New Roman" w:eastAsia="宋体" w:hAnsi="Times New Roman" w:cs="Times New Roman"/>
          </w:rPr>
          <w:delText>，</w:delText>
        </w:r>
      </w:del>
      <w:r w:rsidRPr="0031162D">
        <w:rPr>
          <w:rFonts w:ascii="Times New Roman" w:eastAsia="宋体" w:hAnsi="Times New Roman" w:cs="Times New Roman"/>
        </w:rPr>
        <w:t>达到成熟时增加停止</w:t>
      </w:r>
      <w:r w:rsidRPr="0031162D">
        <w:rPr>
          <w:rFonts w:ascii="Times New Roman" w:eastAsia="宋体" w:hAnsi="Times New Roman" w:cs="Times New Roman"/>
          <w:vertAlign w:val="superscript"/>
        </w:rPr>
        <w:t>[</w:t>
      </w:r>
      <w:r w:rsidR="00726040" w:rsidRPr="0031162D">
        <w:rPr>
          <w:rFonts w:ascii="Times New Roman" w:eastAsia="宋体" w:hAnsi="Times New Roman" w:cs="Times New Roman"/>
          <w:vertAlign w:val="superscript"/>
        </w:rPr>
        <w:t>31</w:t>
      </w:r>
      <w:r w:rsidRPr="0031162D">
        <w:rPr>
          <w:rFonts w:ascii="Times New Roman" w:eastAsia="宋体" w:hAnsi="Times New Roman" w:cs="Times New Roman"/>
          <w:vertAlign w:val="superscript"/>
        </w:rPr>
        <w:t>]</w:t>
      </w:r>
      <w:r w:rsidRPr="0031162D">
        <w:rPr>
          <w:rFonts w:ascii="Times New Roman" w:eastAsia="宋体" w:hAnsi="Times New Roman" w:cs="Times New Roman"/>
        </w:rPr>
        <w:t>。</w:t>
      </w:r>
      <w:del w:id="62" w:author="XU" w:date="2018-09-26T14:33:00Z">
        <w:r w:rsidRPr="0031162D" w:rsidDel="00851537">
          <w:rPr>
            <w:rFonts w:ascii="Times New Roman" w:eastAsia="宋体" w:hAnsi="Times New Roman" w:cs="Times New Roman"/>
          </w:rPr>
          <w:delText>见式</w:delText>
        </w:r>
        <w:r w:rsidR="00A21D5F" w:rsidDel="00851537">
          <w:rPr>
            <w:rFonts w:ascii="Times New Roman" w:eastAsia="宋体" w:hAnsi="Times New Roman" w:cs="Times New Roman"/>
          </w:rPr>
          <w:delText>(</w:delText>
        </w:r>
        <w:r w:rsidRPr="0031162D" w:rsidDel="00851537">
          <w:rPr>
            <w:rFonts w:ascii="Times New Roman" w:eastAsia="宋体" w:hAnsi="Times New Roman" w:cs="Times New Roman"/>
          </w:rPr>
          <w:delText>1</w:delText>
        </w:r>
        <w:r w:rsidR="00A21D5F" w:rsidDel="00851537">
          <w:rPr>
            <w:rFonts w:ascii="Times New Roman" w:eastAsia="宋体" w:hAnsi="Times New Roman" w:cs="Times New Roman"/>
          </w:rPr>
          <w:delText>)</w:delText>
        </w:r>
        <w:r w:rsidRPr="0031162D" w:rsidDel="00851537">
          <w:rPr>
            <w:rFonts w:ascii="Times New Roman" w:eastAsia="宋体" w:hAnsi="Times New Roman" w:cs="Times New Roman"/>
          </w:rPr>
          <w:delText>为</w:delText>
        </w:r>
      </w:del>
      <w:r w:rsidRPr="00851537">
        <w:rPr>
          <w:rFonts w:ascii="Times New Roman" w:eastAsia="宋体" w:hAnsi="Times New Roman" w:cs="Times New Roman"/>
          <w:rPrChange w:id="63" w:author="XU" w:date="2018-09-26T14:33:00Z">
            <w:rPr>
              <w:rFonts w:ascii="Times New Roman" w:eastAsia="宋体" w:hAnsi="Times New Roman" w:cs="Times New Roman"/>
              <w:i/>
            </w:rPr>
          </w:rPrChange>
        </w:rPr>
        <w:t>Logistic</w:t>
      </w:r>
      <w:r w:rsidRPr="0031162D">
        <w:rPr>
          <w:rFonts w:ascii="Times New Roman" w:eastAsia="宋体" w:hAnsi="Times New Roman" w:cs="Times New Roman"/>
        </w:rPr>
        <w:t>函数的表达式</w:t>
      </w:r>
      <w:r w:rsidRPr="0031162D">
        <w:rPr>
          <w:rFonts w:ascii="Times New Roman" w:eastAsia="宋体" w:hAnsi="Times New Roman" w:cs="Times New Roman"/>
          <w:vertAlign w:val="superscript"/>
        </w:rPr>
        <w:t>[</w:t>
      </w:r>
      <w:r w:rsidR="00726040" w:rsidRPr="0031162D">
        <w:rPr>
          <w:rFonts w:ascii="Times New Roman" w:eastAsia="宋体" w:hAnsi="Times New Roman" w:cs="Times New Roman"/>
          <w:vertAlign w:val="superscript"/>
        </w:rPr>
        <w:t>30</w:t>
      </w:r>
      <w:r w:rsidRPr="0031162D">
        <w:rPr>
          <w:rFonts w:ascii="Times New Roman" w:eastAsia="宋体" w:hAnsi="Times New Roman" w:cs="Times New Roman"/>
          <w:vertAlign w:val="superscript"/>
        </w:rPr>
        <w:t>]</w:t>
      </w:r>
      <w:ins w:id="64" w:author="XU" w:date="2018-09-26T14:33:00Z">
        <w:r w:rsidR="00851537">
          <w:rPr>
            <w:rFonts w:ascii="Times New Roman" w:eastAsia="宋体" w:hAnsi="Times New Roman" w:cs="Times New Roman" w:hint="eastAsia"/>
          </w:rPr>
          <w:t>如下式所示：</w:t>
        </w:r>
      </w:ins>
      <w:del w:id="65" w:author="XU" w:date="2018-09-26T14:33:00Z">
        <w:r w:rsidRPr="0031162D" w:rsidDel="00851537">
          <w:rPr>
            <w:rFonts w:ascii="Times New Roman" w:eastAsia="宋体" w:hAnsi="Times New Roman" w:cs="Times New Roman"/>
          </w:rPr>
          <w:delText>。</w:delText>
        </w:r>
      </w:del>
    </w:p>
    <w:p w14:paraId="7D9097E7" w14:textId="77777777" w:rsidR="002D7329" w:rsidRPr="0031162D" w:rsidRDefault="00772A79" w:rsidP="000E779E">
      <w:pPr>
        <w:ind w:firstLineChars="200" w:firstLine="420"/>
        <w:jc w:val="right"/>
        <w:rPr>
          <w:rFonts w:ascii="Times New Roman" w:eastAsia="宋体" w:hAnsi="Times New Roman" w:cs="Times New Roman"/>
        </w:rPr>
      </w:pPr>
      <m:oMath>
        <m:r>
          <w:rPr>
            <w:rFonts w:ascii="Cambria Math" w:eastAsia="宋体" w:hAnsi="Cambria Math" w:cs="Times New Roman"/>
          </w:rPr>
          <m:t>f</m:t>
        </m:r>
        <m:d>
          <m:dPr>
            <m:ctrlPr>
              <w:rPr>
                <w:rFonts w:ascii="Cambria Math" w:eastAsia="宋体" w:hAnsi="Cambria Math" w:cs="Times New Roman"/>
                <w:i/>
              </w:rPr>
            </m:ctrlPr>
          </m:dPr>
          <m:e>
            <m:r>
              <w:rPr>
                <w:rFonts w:ascii="Cambria Math" w:eastAsia="宋体" w:hAnsi="Cambria Math" w:cs="Times New Roman"/>
              </w:rPr>
              <m:t>x</m:t>
            </m:r>
          </m:e>
        </m:d>
        <m:r>
          <w:rPr>
            <w:rFonts w:ascii="Cambria Math" w:eastAsia="宋体" w:hAnsi="Cambria Math" w:cs="Times New Roman"/>
          </w:rPr>
          <m:t>=</m:t>
        </m:r>
        <m:f>
          <m:fPr>
            <m:ctrlPr>
              <w:rPr>
                <w:rFonts w:ascii="Cambria Math" w:eastAsia="宋体" w:hAnsi="Cambria Math" w:cs="Times New Roman"/>
                <w:i/>
              </w:rPr>
            </m:ctrlPr>
          </m:fPr>
          <m:num>
            <m:r>
              <w:rPr>
                <w:rFonts w:ascii="Cambria Math" w:eastAsia="宋体" w:hAnsi="Cambria Math" w:cs="Times New Roman"/>
              </w:rPr>
              <m:t>L</m:t>
            </m:r>
          </m:num>
          <m:den>
            <m:r>
              <w:rPr>
                <w:rFonts w:ascii="Cambria Math" w:eastAsia="宋体" w:hAnsi="Cambria Math" w:cs="Times New Roman"/>
              </w:rPr>
              <m:t>1+</m:t>
            </m:r>
            <m:sSup>
              <m:sSupPr>
                <m:ctrlPr>
                  <w:rPr>
                    <w:rFonts w:ascii="Cambria Math" w:eastAsia="宋体" w:hAnsi="Cambria Math" w:cs="Times New Roman"/>
                    <w:i/>
                  </w:rPr>
                </m:ctrlPr>
              </m:sSupPr>
              <m:e>
                <m:r>
                  <w:rPr>
                    <w:rFonts w:ascii="Cambria Math" w:eastAsia="宋体" w:hAnsi="Cambria Math" w:cs="Times New Roman"/>
                  </w:rPr>
                  <m:t>e</m:t>
                </m:r>
              </m:e>
              <m:sup>
                <m:r>
                  <w:rPr>
                    <w:rFonts w:ascii="Cambria Math" w:eastAsia="宋体" w:hAnsi="Cambria Math" w:cs="Times New Roman"/>
                  </w:rPr>
                  <m:t>-k(x-</m:t>
                </m:r>
                <m:sSub>
                  <m:sSubPr>
                    <m:ctrlPr>
                      <w:rPr>
                        <w:rFonts w:ascii="Cambria Math" w:eastAsia="宋体" w:hAnsi="Cambria Math" w:cs="Times New Roman"/>
                        <w:i/>
                      </w:rPr>
                    </m:ctrlPr>
                  </m:sSubPr>
                  <m:e>
                    <m:r>
                      <w:rPr>
                        <w:rFonts w:ascii="Cambria Math" w:eastAsia="宋体" w:hAnsi="Cambria Math" w:cs="Times New Roman"/>
                      </w:rPr>
                      <m:t>x</m:t>
                    </m:r>
                  </m:e>
                  <m:sub>
                    <m:r>
                      <w:rPr>
                        <w:rFonts w:ascii="Cambria Math" w:eastAsia="宋体" w:hAnsi="Cambria Math" w:cs="Times New Roman"/>
                      </w:rPr>
                      <m:t>0</m:t>
                    </m:r>
                  </m:sub>
                </m:sSub>
                <m:r>
                  <w:rPr>
                    <w:rFonts w:ascii="Cambria Math" w:eastAsia="宋体" w:hAnsi="Cambria Math" w:cs="Times New Roman"/>
                  </w:rPr>
                  <m:t>)</m:t>
                </m:r>
              </m:sup>
            </m:sSup>
          </m:den>
        </m:f>
      </m:oMath>
      <w:r w:rsidRPr="0031162D">
        <w:rPr>
          <w:rFonts w:ascii="Times New Roman" w:eastAsia="宋体" w:hAnsi="Times New Roman" w:cs="Times New Roman"/>
        </w:rPr>
        <w:t xml:space="preserve">                                  </w:t>
      </w:r>
      <w:r w:rsidR="00A21D5F">
        <w:rPr>
          <w:rFonts w:ascii="Times New Roman" w:eastAsia="宋体" w:hAnsi="Times New Roman" w:cs="Times New Roman"/>
        </w:rPr>
        <w:t>(</w:t>
      </w:r>
      <w:r w:rsidRPr="0031162D">
        <w:rPr>
          <w:rFonts w:ascii="Times New Roman" w:eastAsia="宋体" w:hAnsi="Times New Roman" w:cs="Times New Roman"/>
        </w:rPr>
        <w:t>1</w:t>
      </w:r>
      <w:r w:rsidR="00A21D5F">
        <w:rPr>
          <w:rFonts w:ascii="Times New Roman" w:eastAsia="宋体" w:hAnsi="Times New Roman" w:cs="Times New Roman"/>
        </w:rPr>
        <w:t>)</w:t>
      </w:r>
    </w:p>
    <w:p w14:paraId="2F206CFC" w14:textId="77777777" w:rsidR="002D7329" w:rsidRPr="0031162D" w:rsidRDefault="00851537">
      <w:pPr>
        <w:rPr>
          <w:rFonts w:ascii="Times New Roman" w:eastAsia="宋体" w:hAnsi="Times New Roman" w:cs="Times New Roman"/>
        </w:rPr>
        <w:pPrChange w:id="66" w:author="XU" w:date="2018-09-26T14:33:00Z">
          <w:pPr>
            <w:ind w:firstLineChars="200" w:firstLine="420"/>
          </w:pPr>
        </w:pPrChange>
      </w:pPr>
      <w:ins w:id="67" w:author="XU" w:date="2018-09-26T14:33:00Z">
        <w:r>
          <w:rPr>
            <w:rFonts w:ascii="Times New Roman" w:eastAsia="宋体" w:hAnsi="Times New Roman" w:cs="Times New Roman" w:hint="eastAsia"/>
          </w:rPr>
          <w:t>式</w:t>
        </w:r>
      </w:ins>
      <w:del w:id="68" w:author="XU" w:date="2018-09-26T14:33:00Z">
        <w:r w:rsidR="00772A79" w:rsidRPr="0031162D" w:rsidDel="00851537">
          <w:rPr>
            <w:rFonts w:ascii="Times New Roman" w:eastAsia="宋体" w:hAnsi="Times New Roman" w:cs="Times New Roman"/>
          </w:rPr>
          <w:delText>其</w:delText>
        </w:r>
      </w:del>
      <w:r w:rsidR="00772A79" w:rsidRPr="0031162D">
        <w:rPr>
          <w:rFonts w:ascii="Times New Roman" w:eastAsia="宋体" w:hAnsi="Times New Roman" w:cs="Times New Roman"/>
        </w:rPr>
        <w:t>中</w:t>
      </w:r>
      <w:ins w:id="69" w:author="XU" w:date="2018-09-26T14:33:00Z">
        <w:r>
          <w:rPr>
            <w:rFonts w:ascii="Times New Roman" w:eastAsia="宋体" w:hAnsi="Times New Roman" w:cs="Times New Roman" w:hint="eastAsia"/>
          </w:rPr>
          <w:t>：</w:t>
        </w:r>
      </w:ins>
      <w:del w:id="70" w:author="XU" w:date="2018-09-26T14:33:00Z">
        <w:r w:rsidR="00772A79" w:rsidRPr="0031162D" w:rsidDel="00851537">
          <w:rPr>
            <w:rFonts w:ascii="Times New Roman" w:eastAsia="宋体" w:hAnsi="Times New Roman" w:cs="Times New Roman"/>
          </w:rPr>
          <w:delText>，</w:delText>
        </w:r>
      </w:del>
      <w:r w:rsidR="00772A79" w:rsidRPr="0031162D">
        <w:rPr>
          <w:rFonts w:ascii="Times New Roman" w:eastAsia="宋体" w:hAnsi="Times New Roman" w:cs="Times New Roman"/>
          <w:i/>
        </w:rPr>
        <w:t>L</w:t>
      </w:r>
      <w:r w:rsidR="00772A79" w:rsidRPr="0031162D">
        <w:rPr>
          <w:rFonts w:ascii="Times New Roman" w:eastAsia="宋体" w:hAnsi="Times New Roman" w:cs="Times New Roman"/>
        </w:rPr>
        <w:t>表示函数曲线的最大值，</w:t>
      </w:r>
      <m:oMath>
        <m:r>
          <w:rPr>
            <w:rFonts w:ascii="Cambria Math" w:eastAsia="宋体" w:hAnsi="Cambria Math" w:cs="Times New Roman"/>
          </w:rPr>
          <m:t xml:space="preserve"> </m:t>
        </m:r>
        <m:sSub>
          <m:sSubPr>
            <m:ctrlPr>
              <w:rPr>
                <w:rFonts w:ascii="Cambria Math" w:eastAsia="宋体" w:hAnsi="Cambria Math" w:cs="Times New Roman"/>
                <w:i/>
              </w:rPr>
            </m:ctrlPr>
          </m:sSubPr>
          <m:e>
            <m:r>
              <w:rPr>
                <w:rFonts w:ascii="Cambria Math" w:eastAsia="宋体" w:hAnsi="Cambria Math" w:cs="Times New Roman"/>
              </w:rPr>
              <m:t>x</m:t>
            </m:r>
          </m:e>
          <m:sub>
            <m:r>
              <w:rPr>
                <w:rFonts w:ascii="Cambria Math" w:eastAsia="宋体" w:hAnsi="Cambria Math" w:cs="Times New Roman"/>
              </w:rPr>
              <m:t>0</m:t>
            </m:r>
          </m:sub>
        </m:sSub>
      </m:oMath>
      <w:r w:rsidR="00772A79" w:rsidRPr="0031162D">
        <w:rPr>
          <w:rFonts w:ascii="Times New Roman" w:eastAsia="宋体" w:hAnsi="Times New Roman" w:cs="Times New Roman"/>
        </w:rPr>
        <w:t>表示了函数曲线的中心，</w:t>
      </w:r>
      <w:r w:rsidR="00772A79" w:rsidRPr="0031162D">
        <w:rPr>
          <w:rFonts w:ascii="Times New Roman" w:eastAsia="宋体" w:hAnsi="Times New Roman" w:cs="Times New Roman"/>
          <w:i/>
        </w:rPr>
        <w:t>k</w:t>
      </w:r>
      <w:r w:rsidR="00772A79" w:rsidRPr="0031162D">
        <w:rPr>
          <w:rFonts w:ascii="Times New Roman" w:eastAsia="宋体" w:hAnsi="Times New Roman" w:cs="Times New Roman"/>
        </w:rPr>
        <w:t>表示了曲线的坡度；当</w:t>
      </w:r>
      <w:r w:rsidR="00772A79" w:rsidRPr="0031162D">
        <w:rPr>
          <w:rFonts w:ascii="Times New Roman" w:eastAsia="宋体" w:hAnsi="Times New Roman" w:cs="Times New Roman"/>
        </w:rPr>
        <w:t xml:space="preserve"> </w:t>
      </w:r>
      <m:oMath>
        <m:r>
          <w:rPr>
            <w:rFonts w:ascii="Cambria Math" w:eastAsia="宋体" w:hAnsi="Cambria Math" w:cs="Times New Roman"/>
          </w:rPr>
          <m:t>L=1</m:t>
        </m:r>
        <m:r>
          <m:rPr>
            <m:sty m:val="p"/>
          </m:rPr>
          <w:rPr>
            <w:rFonts w:ascii="Cambria Math" w:eastAsia="宋体" w:hAnsi="Cambria Math" w:cs="Times New Roman"/>
          </w:rPr>
          <m:t>，</m:t>
        </m:r>
        <m:r>
          <m:rPr>
            <m:sty m:val="p"/>
          </m:rPr>
          <w:rPr>
            <w:rFonts w:ascii="Cambria Math" w:eastAsia="宋体" w:hAnsi="Cambria Math" w:cs="Times New Roman"/>
          </w:rPr>
          <m:t xml:space="preserve"> </m:t>
        </m:r>
        <m:sSub>
          <m:sSubPr>
            <m:ctrlPr>
              <w:rPr>
                <w:rFonts w:ascii="Cambria Math" w:eastAsia="宋体" w:hAnsi="Cambria Math" w:cs="Times New Roman"/>
                <w:i/>
              </w:rPr>
            </m:ctrlPr>
          </m:sSubPr>
          <m:e>
            <m:r>
              <w:rPr>
                <w:rFonts w:ascii="Cambria Math" w:eastAsia="宋体" w:hAnsi="Cambria Math" w:cs="Times New Roman"/>
              </w:rPr>
              <m:t>x</m:t>
            </m:r>
          </m:e>
          <m:sub>
            <m:r>
              <w:rPr>
                <w:rFonts w:ascii="Cambria Math" w:eastAsia="宋体" w:hAnsi="Cambria Math" w:cs="Times New Roman"/>
              </w:rPr>
              <m:t>0</m:t>
            </m:r>
          </m:sub>
        </m:sSub>
        <m:r>
          <w:rPr>
            <w:rFonts w:ascii="Cambria Math" w:eastAsia="宋体" w:hAnsi="Cambria Math" w:cs="Times New Roman"/>
          </w:rPr>
          <m:t>=0</m:t>
        </m:r>
        <m:r>
          <m:rPr>
            <m:sty m:val="p"/>
          </m:rPr>
          <w:rPr>
            <w:rFonts w:ascii="Cambria Math" w:eastAsia="宋体" w:hAnsi="Cambria Math" w:cs="Times New Roman"/>
          </w:rPr>
          <m:t>，</m:t>
        </m:r>
        <m:r>
          <w:rPr>
            <w:rFonts w:ascii="Cambria Math" w:eastAsia="宋体" w:hAnsi="Cambria Math" w:cs="Times New Roman"/>
          </w:rPr>
          <m:t>k=1</m:t>
        </m:r>
      </m:oMath>
      <w:r w:rsidR="00772A79" w:rsidRPr="0031162D">
        <w:rPr>
          <w:rFonts w:ascii="Times New Roman" w:eastAsia="宋体" w:hAnsi="Times New Roman" w:cs="Times New Roman"/>
        </w:rPr>
        <w:t>时为其标准式。</w:t>
      </w:r>
    </w:p>
    <w:p w14:paraId="0A01C0F7" w14:textId="77777777" w:rsidR="002D7329" w:rsidRPr="0031162D" w:rsidRDefault="00772A79">
      <w:pPr>
        <w:ind w:firstLineChars="200" w:firstLine="420"/>
        <w:rPr>
          <w:rFonts w:ascii="Times New Roman" w:eastAsia="宋体" w:hAnsi="Times New Roman" w:cs="Times New Roman"/>
        </w:rPr>
      </w:pPr>
      <w:r w:rsidRPr="00851537">
        <w:rPr>
          <w:rFonts w:ascii="Times New Roman" w:eastAsia="宋体" w:hAnsi="Times New Roman" w:cs="Times New Roman"/>
          <w:rPrChange w:id="71" w:author="XU" w:date="2018-09-26T14:33:00Z">
            <w:rPr>
              <w:rFonts w:ascii="Times New Roman" w:eastAsia="宋体" w:hAnsi="Times New Roman" w:cs="Times New Roman"/>
              <w:i/>
            </w:rPr>
          </w:rPrChange>
        </w:rPr>
        <w:t>Logistic</w:t>
      </w:r>
      <w:r w:rsidRPr="0031162D">
        <w:rPr>
          <w:rFonts w:ascii="Times New Roman" w:eastAsia="宋体" w:hAnsi="Times New Roman" w:cs="Times New Roman"/>
        </w:rPr>
        <w:t>函数在回归分析中有大量的应用</w:t>
      </w:r>
      <w:r w:rsidRPr="0031162D">
        <w:rPr>
          <w:rFonts w:ascii="Times New Roman" w:eastAsia="宋体" w:hAnsi="Times New Roman" w:cs="Times New Roman"/>
          <w:vertAlign w:val="superscript"/>
        </w:rPr>
        <w:t>[</w:t>
      </w:r>
      <w:r w:rsidR="00726040" w:rsidRPr="0031162D">
        <w:rPr>
          <w:rFonts w:ascii="Times New Roman" w:eastAsia="宋体" w:hAnsi="Times New Roman" w:cs="Times New Roman"/>
          <w:vertAlign w:val="superscript"/>
        </w:rPr>
        <w:t>30</w:t>
      </w:r>
      <w:r w:rsidRPr="0031162D">
        <w:rPr>
          <w:rFonts w:ascii="Times New Roman" w:eastAsia="宋体" w:hAnsi="Times New Roman" w:cs="Times New Roman"/>
          <w:vertAlign w:val="superscript"/>
        </w:rPr>
        <w:t>]</w:t>
      </w:r>
      <w:r w:rsidRPr="0031162D">
        <w:rPr>
          <w:rFonts w:ascii="Times New Roman" w:eastAsia="宋体" w:hAnsi="Times New Roman" w:cs="Times New Roman"/>
        </w:rPr>
        <w:t>，也被广泛</w:t>
      </w:r>
      <w:ins w:id="72" w:author="XU" w:date="2018-09-26T14:34:00Z">
        <w:r w:rsidR="00851537">
          <w:rPr>
            <w:rFonts w:ascii="Times New Roman" w:eastAsia="宋体" w:hAnsi="Times New Roman" w:cs="Times New Roman" w:hint="eastAsia"/>
          </w:rPr>
          <w:t>地</w:t>
        </w:r>
      </w:ins>
      <w:del w:id="73" w:author="XU" w:date="2018-09-26T14:34:00Z">
        <w:r w:rsidRPr="0031162D" w:rsidDel="00851537">
          <w:rPr>
            <w:rFonts w:ascii="Times New Roman" w:eastAsia="宋体" w:hAnsi="Times New Roman" w:cs="Times New Roman"/>
          </w:rPr>
          <w:delText>的</w:delText>
        </w:r>
      </w:del>
      <w:r w:rsidRPr="0031162D">
        <w:rPr>
          <w:rFonts w:ascii="Times New Roman" w:eastAsia="宋体" w:hAnsi="Times New Roman" w:cs="Times New Roman"/>
        </w:rPr>
        <w:t>应用于生物生长或发展现象的模拟中</w:t>
      </w:r>
      <w:r w:rsidRPr="0031162D">
        <w:rPr>
          <w:rFonts w:ascii="Times New Roman" w:eastAsia="宋体" w:hAnsi="Times New Roman" w:cs="Times New Roman"/>
          <w:vertAlign w:val="superscript"/>
        </w:rPr>
        <w:t>[</w:t>
      </w:r>
      <w:r w:rsidR="00726040" w:rsidRPr="0031162D">
        <w:rPr>
          <w:rFonts w:ascii="Times New Roman" w:eastAsia="宋体" w:hAnsi="Times New Roman" w:cs="Times New Roman"/>
          <w:vertAlign w:val="superscript"/>
        </w:rPr>
        <w:t>31</w:t>
      </w:r>
      <w:r w:rsidRPr="0031162D">
        <w:rPr>
          <w:rFonts w:ascii="Times New Roman" w:eastAsia="宋体" w:hAnsi="Times New Roman" w:cs="Times New Roman"/>
          <w:vertAlign w:val="superscript"/>
        </w:rPr>
        <w:t>]</w:t>
      </w:r>
      <w:r w:rsidRPr="0031162D">
        <w:rPr>
          <w:rFonts w:ascii="Times New Roman" w:eastAsia="宋体" w:hAnsi="Times New Roman" w:cs="Times New Roman"/>
        </w:rPr>
        <w:t>。本文</w:t>
      </w:r>
      <w:bookmarkStart w:id="74" w:name="OLE_LINK12"/>
      <w:bookmarkStart w:id="75" w:name="OLE_LINK11"/>
      <w:r w:rsidRPr="0031162D">
        <w:rPr>
          <w:rFonts w:ascii="Times New Roman" w:eastAsia="宋体" w:hAnsi="Times New Roman" w:cs="Times New Roman"/>
        </w:rPr>
        <w:t>采用</w:t>
      </w:r>
      <w:r w:rsidRPr="00851537">
        <w:rPr>
          <w:rFonts w:ascii="Times New Roman" w:eastAsia="宋体" w:hAnsi="Times New Roman" w:cs="Times New Roman"/>
          <w:rPrChange w:id="76" w:author="XU" w:date="2018-09-26T14:33:00Z">
            <w:rPr>
              <w:rFonts w:ascii="Times New Roman" w:eastAsia="宋体" w:hAnsi="Times New Roman" w:cs="Times New Roman"/>
              <w:i/>
            </w:rPr>
          </w:rPrChange>
        </w:rPr>
        <w:t>Logistic</w:t>
      </w:r>
      <w:r w:rsidRPr="0031162D">
        <w:rPr>
          <w:rFonts w:ascii="Times New Roman" w:eastAsia="宋体" w:hAnsi="Times New Roman" w:cs="Times New Roman"/>
        </w:rPr>
        <w:t>函数</w:t>
      </w:r>
      <w:bookmarkEnd w:id="74"/>
      <w:bookmarkEnd w:id="75"/>
      <w:r w:rsidRPr="0031162D">
        <w:rPr>
          <w:rFonts w:ascii="Times New Roman" w:eastAsia="宋体" w:hAnsi="Times New Roman" w:cs="Times New Roman"/>
        </w:rPr>
        <w:t>模拟蚕吐丝的逐渐开口情况，并探讨</w:t>
      </w:r>
      <w:r w:rsidRPr="00851537">
        <w:rPr>
          <w:rFonts w:ascii="Times New Roman" w:eastAsia="宋体" w:hAnsi="Times New Roman" w:cs="Times New Roman"/>
          <w:rPrChange w:id="77" w:author="XU" w:date="2018-09-26T14:33:00Z">
            <w:rPr>
              <w:rFonts w:ascii="Times New Roman" w:eastAsia="宋体" w:hAnsi="Times New Roman" w:cs="Times New Roman"/>
              <w:i/>
            </w:rPr>
          </w:rPrChange>
        </w:rPr>
        <w:t>Logistic</w:t>
      </w:r>
      <w:r w:rsidRPr="0031162D">
        <w:rPr>
          <w:rFonts w:ascii="Times New Roman" w:eastAsia="宋体" w:hAnsi="Times New Roman" w:cs="Times New Roman"/>
        </w:rPr>
        <w:t>函数的曲线坡度对茧丝纤度曲线形态的影响。</w:t>
      </w:r>
    </w:p>
    <w:p w14:paraId="005466CD" w14:textId="77777777" w:rsidR="002D7329" w:rsidRPr="0031162D" w:rsidRDefault="00772A79">
      <w:pPr>
        <w:rPr>
          <w:rFonts w:ascii="Times New Roman" w:eastAsia="宋体" w:hAnsi="Times New Roman" w:cs="Times New Roman"/>
          <w:b/>
        </w:rPr>
      </w:pPr>
      <w:r w:rsidRPr="0031162D">
        <w:rPr>
          <w:rFonts w:ascii="Times New Roman" w:eastAsia="宋体" w:hAnsi="Times New Roman" w:cs="Times New Roman"/>
          <w:b/>
        </w:rPr>
        <w:t xml:space="preserve">2.2  </w:t>
      </w:r>
      <w:r w:rsidRPr="0031162D">
        <w:rPr>
          <w:rFonts w:ascii="Times New Roman" w:eastAsia="宋体" w:hAnsi="Times New Roman" w:cs="Times New Roman"/>
          <w:b/>
        </w:rPr>
        <w:t>二次函数</w:t>
      </w:r>
    </w:p>
    <w:p w14:paraId="40F87A40" w14:textId="77777777" w:rsidR="002D7329" w:rsidRPr="0031162D" w:rsidRDefault="00772A79">
      <w:pPr>
        <w:ind w:firstLineChars="200" w:firstLine="420"/>
        <w:rPr>
          <w:rFonts w:ascii="Times New Roman" w:eastAsia="宋体" w:hAnsi="Times New Roman" w:cs="Times New Roman"/>
        </w:rPr>
      </w:pPr>
      <w:r w:rsidRPr="0031162D">
        <w:rPr>
          <w:rFonts w:ascii="Times New Roman" w:eastAsia="宋体" w:hAnsi="Times New Roman" w:cs="Times New Roman"/>
        </w:rPr>
        <w:t>二次函数是最常见的初等函数，其图形是一条抛物线，又被称为抛物线函数</w:t>
      </w:r>
      <w:ins w:id="78" w:author="XU" w:date="2018-09-26T14:34:00Z">
        <w:r w:rsidR="00851537">
          <w:rPr>
            <w:rFonts w:ascii="Times New Roman" w:eastAsia="宋体" w:hAnsi="Times New Roman" w:cs="Times New Roman" w:hint="eastAsia"/>
          </w:rPr>
          <w:t>。</w:t>
        </w:r>
      </w:ins>
      <w:del w:id="79" w:author="XU" w:date="2018-09-26T14:34:00Z">
        <w:r w:rsidRPr="0031162D" w:rsidDel="00851537">
          <w:rPr>
            <w:rFonts w:ascii="Times New Roman" w:eastAsia="宋体" w:hAnsi="Times New Roman" w:cs="Times New Roman"/>
          </w:rPr>
          <w:delText>，式</w:delText>
        </w:r>
        <w:r w:rsidR="00A21D5F" w:rsidDel="00851537">
          <w:rPr>
            <w:rFonts w:ascii="Times New Roman" w:eastAsia="宋体" w:hAnsi="Times New Roman" w:cs="Times New Roman"/>
          </w:rPr>
          <w:delText>(</w:delText>
        </w:r>
        <w:r w:rsidRPr="0031162D" w:rsidDel="00851537">
          <w:rPr>
            <w:rFonts w:ascii="Times New Roman" w:eastAsia="宋体" w:hAnsi="Times New Roman" w:cs="Times New Roman"/>
          </w:rPr>
          <w:delText>2</w:delText>
        </w:r>
        <w:r w:rsidR="00A21D5F" w:rsidDel="00851537">
          <w:rPr>
            <w:rFonts w:ascii="Times New Roman" w:eastAsia="宋体" w:hAnsi="Times New Roman" w:cs="Times New Roman"/>
          </w:rPr>
          <w:delText>)</w:delText>
        </w:r>
      </w:del>
      <w:ins w:id="80" w:author="XU" w:date="2018-09-26T14:34:00Z">
        <w:r w:rsidR="00851537">
          <w:rPr>
            <w:rFonts w:ascii="Times New Roman" w:eastAsia="宋体" w:hAnsi="Times New Roman" w:cs="Times New Roman" w:hint="eastAsia"/>
          </w:rPr>
          <w:t>下式</w:t>
        </w:r>
      </w:ins>
      <w:del w:id="81" w:author="XU" w:date="2018-09-26T14:34:00Z">
        <w:r w:rsidRPr="0031162D" w:rsidDel="00851537">
          <w:rPr>
            <w:rFonts w:ascii="Times New Roman" w:eastAsia="宋体" w:hAnsi="Times New Roman" w:cs="Times New Roman"/>
          </w:rPr>
          <w:delText>所示</w:delText>
        </w:r>
      </w:del>
      <w:r w:rsidRPr="0031162D">
        <w:rPr>
          <w:rFonts w:ascii="Times New Roman" w:eastAsia="宋体" w:hAnsi="Times New Roman" w:cs="Times New Roman"/>
        </w:rPr>
        <w:t>为二次函数的顶点式</w:t>
      </w:r>
      <w:ins w:id="82" w:author="XU" w:date="2018-09-26T14:34:00Z">
        <w:r w:rsidR="00851537">
          <w:rPr>
            <w:rFonts w:ascii="Times New Roman" w:eastAsia="宋体" w:hAnsi="Times New Roman" w:cs="Times New Roman" w:hint="eastAsia"/>
          </w:rPr>
          <w:t>：</w:t>
        </w:r>
      </w:ins>
      <w:del w:id="83" w:author="XU" w:date="2018-09-26T14:34:00Z">
        <w:r w:rsidRPr="0031162D" w:rsidDel="00851537">
          <w:rPr>
            <w:rFonts w:ascii="Times New Roman" w:eastAsia="宋体" w:hAnsi="Times New Roman" w:cs="Times New Roman"/>
          </w:rPr>
          <w:delText>。</w:delText>
        </w:r>
      </w:del>
    </w:p>
    <w:p w14:paraId="1776B070" w14:textId="77777777" w:rsidR="002D7329" w:rsidRPr="0031162D" w:rsidRDefault="00772A79" w:rsidP="000E779E">
      <w:pPr>
        <w:wordWrap w:val="0"/>
        <w:ind w:firstLineChars="200" w:firstLine="420"/>
        <w:jc w:val="right"/>
        <w:rPr>
          <w:rFonts w:ascii="Times New Roman" w:eastAsia="宋体" w:hAnsi="Times New Roman" w:cs="Times New Roman"/>
        </w:rPr>
      </w:pPr>
      <m:oMath>
        <m:r>
          <w:rPr>
            <w:rFonts w:ascii="Cambria Math" w:eastAsia="宋体" w:hAnsi="Cambria Math" w:cs="Times New Roman"/>
          </w:rPr>
          <m:t>g</m:t>
        </m:r>
        <m:d>
          <m:dPr>
            <m:ctrlPr>
              <w:rPr>
                <w:rFonts w:ascii="Cambria Math" w:eastAsia="宋体" w:hAnsi="Cambria Math" w:cs="Times New Roman"/>
                <w:i/>
              </w:rPr>
            </m:ctrlPr>
          </m:dPr>
          <m:e>
            <m:r>
              <w:rPr>
                <w:rFonts w:ascii="Cambria Math" w:eastAsia="宋体" w:hAnsi="Cambria Math" w:cs="Times New Roman"/>
              </w:rPr>
              <m:t>x</m:t>
            </m:r>
          </m:e>
        </m:d>
        <m:r>
          <w:rPr>
            <w:rFonts w:ascii="Cambria Math" w:eastAsia="宋体" w:hAnsi="Cambria Math" w:cs="Times New Roman"/>
          </w:rPr>
          <m:t>=a</m:t>
        </m:r>
        <m:sSup>
          <m:sSupPr>
            <m:ctrlPr>
              <w:rPr>
                <w:rFonts w:ascii="Cambria Math" w:eastAsia="宋体" w:hAnsi="Cambria Math" w:cs="Times New Roman"/>
                <w:i/>
              </w:rPr>
            </m:ctrlPr>
          </m:sSupPr>
          <m:e>
            <m:d>
              <m:dPr>
                <m:ctrlPr>
                  <w:rPr>
                    <w:rFonts w:ascii="Cambria Math" w:eastAsia="宋体" w:hAnsi="Cambria Math" w:cs="Times New Roman"/>
                    <w:i/>
                  </w:rPr>
                </m:ctrlPr>
              </m:dPr>
              <m:e>
                <m:r>
                  <w:rPr>
                    <w:rFonts w:ascii="Cambria Math" w:eastAsia="宋体" w:hAnsi="Cambria Math" w:cs="Times New Roman"/>
                  </w:rPr>
                  <m:t>x-</m:t>
                </m:r>
                <m:sSub>
                  <m:sSubPr>
                    <m:ctrlPr>
                      <w:rPr>
                        <w:rFonts w:ascii="Cambria Math" w:eastAsia="宋体" w:hAnsi="Cambria Math" w:cs="Times New Roman"/>
                        <w:i/>
                      </w:rPr>
                    </m:ctrlPr>
                  </m:sSubPr>
                  <m:e>
                    <m:r>
                      <w:rPr>
                        <w:rFonts w:ascii="Cambria Math" w:eastAsia="宋体" w:hAnsi="Cambria Math" w:cs="Times New Roman"/>
                      </w:rPr>
                      <m:t>l</m:t>
                    </m:r>
                  </m:e>
                  <m:sub>
                    <m:r>
                      <w:rPr>
                        <w:rFonts w:ascii="Cambria Math" w:eastAsia="宋体" w:hAnsi="Cambria Math" w:cs="Times New Roman"/>
                      </w:rPr>
                      <m:t>0</m:t>
                    </m:r>
                  </m:sub>
                </m:sSub>
              </m:e>
            </m:d>
          </m:e>
          <m:sup>
            <m:r>
              <w:rPr>
                <w:rFonts w:ascii="Cambria Math" w:eastAsia="宋体" w:hAnsi="Cambria Math" w:cs="Times New Roman"/>
              </w:rPr>
              <m:t>2</m:t>
            </m:r>
          </m:sup>
        </m:sSup>
        <m:r>
          <w:rPr>
            <w:rFonts w:ascii="Cambria Math" w:eastAsia="宋体" w:hAnsi="Cambria Math" w:cs="Times New Roman"/>
          </w:rPr>
          <m:t>+b</m:t>
        </m:r>
      </m:oMath>
      <w:r w:rsidRPr="0031162D">
        <w:rPr>
          <w:rFonts w:ascii="Times New Roman" w:eastAsia="宋体" w:hAnsi="Times New Roman" w:cs="Times New Roman"/>
        </w:rPr>
        <w:t xml:space="preserve">          </w:t>
      </w:r>
      <w:r w:rsidR="000E779E" w:rsidRPr="0031162D">
        <w:rPr>
          <w:rFonts w:ascii="Times New Roman" w:eastAsia="宋体" w:hAnsi="Times New Roman" w:cs="Times New Roman"/>
        </w:rPr>
        <w:t xml:space="preserve">  </w:t>
      </w:r>
      <w:r w:rsidRPr="0031162D">
        <w:rPr>
          <w:rFonts w:ascii="Times New Roman" w:eastAsia="宋体" w:hAnsi="Times New Roman" w:cs="Times New Roman"/>
        </w:rPr>
        <w:t xml:space="preserve">                   </w:t>
      </w:r>
      <w:r w:rsidR="00A21D5F">
        <w:rPr>
          <w:rFonts w:ascii="Times New Roman" w:eastAsia="宋体" w:hAnsi="Times New Roman" w:cs="Times New Roman"/>
        </w:rPr>
        <w:t>(</w:t>
      </w:r>
      <w:r w:rsidRPr="0031162D">
        <w:rPr>
          <w:rFonts w:ascii="Times New Roman" w:eastAsia="宋体" w:hAnsi="Times New Roman" w:cs="Times New Roman"/>
        </w:rPr>
        <w:t>2</w:t>
      </w:r>
      <w:r w:rsidR="00A21D5F">
        <w:rPr>
          <w:rFonts w:ascii="Times New Roman" w:eastAsia="宋体" w:hAnsi="Times New Roman" w:cs="Times New Roman"/>
        </w:rPr>
        <w:t>)</w:t>
      </w:r>
    </w:p>
    <w:p w14:paraId="3F5B699E" w14:textId="77777777" w:rsidR="002D7329" w:rsidRPr="0031162D" w:rsidRDefault="00851537">
      <w:pPr>
        <w:rPr>
          <w:rFonts w:ascii="Times New Roman" w:eastAsia="宋体" w:hAnsi="Times New Roman" w:cs="Times New Roman"/>
        </w:rPr>
        <w:pPrChange w:id="84" w:author="XU" w:date="2018-09-26T14:34:00Z">
          <w:pPr>
            <w:ind w:firstLineChars="200" w:firstLine="420"/>
          </w:pPr>
        </w:pPrChange>
      </w:pPr>
      <w:ins w:id="85" w:author="XU" w:date="2018-09-26T14:34:00Z">
        <w:r>
          <w:rPr>
            <w:rFonts w:ascii="Times New Roman" w:eastAsia="宋体" w:hAnsi="Times New Roman" w:cs="Times New Roman" w:hint="eastAsia"/>
          </w:rPr>
          <w:t>式</w:t>
        </w:r>
      </w:ins>
      <w:del w:id="86" w:author="XU" w:date="2018-09-26T14:34:00Z">
        <w:r w:rsidR="00772A79" w:rsidRPr="0031162D" w:rsidDel="00851537">
          <w:rPr>
            <w:rFonts w:ascii="Times New Roman" w:eastAsia="宋体" w:hAnsi="Times New Roman" w:cs="Times New Roman"/>
          </w:rPr>
          <w:delText>其</w:delText>
        </w:r>
      </w:del>
      <w:r w:rsidR="00772A79" w:rsidRPr="0031162D">
        <w:rPr>
          <w:rFonts w:ascii="Times New Roman" w:eastAsia="宋体" w:hAnsi="Times New Roman" w:cs="Times New Roman"/>
        </w:rPr>
        <w:t>中</w:t>
      </w:r>
      <w:ins w:id="87" w:author="XU" w:date="2018-09-26T14:34:00Z">
        <w:r>
          <w:rPr>
            <w:rFonts w:ascii="Times New Roman" w:eastAsia="宋体" w:hAnsi="Times New Roman" w:cs="Times New Roman" w:hint="eastAsia"/>
          </w:rPr>
          <w:t>：</w:t>
        </w:r>
      </w:ins>
      <w:del w:id="88" w:author="XU" w:date="2018-09-26T14:34:00Z">
        <w:r w:rsidR="00772A79" w:rsidRPr="0031162D" w:rsidDel="00851537">
          <w:rPr>
            <w:rFonts w:ascii="Times New Roman" w:eastAsia="宋体" w:hAnsi="Times New Roman" w:cs="Times New Roman"/>
          </w:rPr>
          <w:delText>，</w:delText>
        </w:r>
      </w:del>
      <m:oMath>
        <m:r>
          <w:rPr>
            <w:rFonts w:ascii="Cambria Math" w:eastAsia="宋体" w:hAnsi="Cambria Math" w:cs="Times New Roman"/>
          </w:rPr>
          <m:t>a</m:t>
        </m:r>
      </m:oMath>
      <w:r w:rsidR="00772A79" w:rsidRPr="0031162D">
        <w:rPr>
          <w:rFonts w:ascii="Times New Roman" w:eastAsia="宋体" w:hAnsi="Times New Roman" w:cs="Times New Roman"/>
        </w:rPr>
        <w:t>是二次函数的开口率，当</w:t>
      </w:r>
      <m:oMath>
        <m:r>
          <w:rPr>
            <w:rFonts w:ascii="Cambria Math" w:eastAsia="宋体" w:hAnsi="Cambria Math" w:cs="Times New Roman"/>
          </w:rPr>
          <m:t>a&gt;0</m:t>
        </m:r>
      </m:oMath>
      <w:r w:rsidR="00772A79" w:rsidRPr="0031162D">
        <w:rPr>
          <w:rFonts w:ascii="Times New Roman" w:eastAsia="宋体" w:hAnsi="Times New Roman" w:cs="Times New Roman"/>
        </w:rPr>
        <w:t>时，开口方向向上，坐标</w:t>
      </w:r>
      <m:oMath>
        <m:sSub>
          <m:sSubPr>
            <m:ctrlPr>
              <w:rPr>
                <w:rFonts w:ascii="Cambria Math" w:eastAsia="宋体" w:hAnsi="Cambria Math" w:cs="Times New Roman"/>
                <w:i/>
              </w:rPr>
            </m:ctrlPr>
          </m:sSubPr>
          <m:e>
            <m:r>
              <w:rPr>
                <w:rFonts w:ascii="Cambria Math" w:eastAsia="宋体" w:hAnsi="Cambria Math" w:cs="Times New Roman"/>
              </w:rPr>
              <m:t>(l</m:t>
            </m:r>
          </m:e>
          <m:sub>
            <m:r>
              <w:rPr>
                <w:rFonts w:ascii="Cambria Math" w:eastAsia="宋体" w:hAnsi="Cambria Math" w:cs="Times New Roman"/>
              </w:rPr>
              <m:t>0</m:t>
            </m:r>
          </m:sub>
        </m:sSub>
        <m:r>
          <w:rPr>
            <w:rFonts w:ascii="Cambria Math" w:eastAsia="宋体" w:hAnsi="Cambria Math" w:cs="Times New Roman"/>
          </w:rPr>
          <m:t>,b)</m:t>
        </m:r>
      </m:oMath>
      <w:r w:rsidR="00772A79" w:rsidRPr="0031162D">
        <w:rPr>
          <w:rFonts w:ascii="Times New Roman" w:eastAsia="宋体" w:hAnsi="Times New Roman" w:cs="Times New Roman"/>
        </w:rPr>
        <w:t>是抛物线的顶点。</w:t>
      </w:r>
    </w:p>
    <w:p w14:paraId="30EF9D54" w14:textId="77777777" w:rsidR="002D7329" w:rsidRPr="0031162D" w:rsidRDefault="00772A79">
      <w:pPr>
        <w:ind w:firstLineChars="200" w:firstLine="420"/>
        <w:rPr>
          <w:rFonts w:ascii="Times New Roman" w:eastAsia="宋体" w:hAnsi="Times New Roman" w:cs="Times New Roman"/>
        </w:rPr>
      </w:pPr>
      <w:r w:rsidRPr="0031162D">
        <w:rPr>
          <w:rFonts w:ascii="Times New Roman" w:eastAsia="宋体" w:hAnsi="Times New Roman" w:cs="Times New Roman"/>
        </w:rPr>
        <w:lastRenderedPageBreak/>
        <w:t>前人在对茧丝纤度曲线的研究中指出，茧丝纤度曲线的变化趋势可用二次函数、三次函数、分段函数等形式进行模拟</w:t>
      </w:r>
      <w:r w:rsidRPr="0031162D">
        <w:rPr>
          <w:rFonts w:ascii="Times New Roman" w:eastAsia="宋体" w:hAnsi="Times New Roman" w:cs="Times New Roman"/>
          <w:vertAlign w:val="superscript"/>
        </w:rPr>
        <w:t>[</w:t>
      </w:r>
      <w:r w:rsidR="00726040" w:rsidRPr="0031162D">
        <w:rPr>
          <w:rFonts w:ascii="Times New Roman" w:eastAsia="宋体" w:hAnsi="Times New Roman" w:cs="Times New Roman"/>
          <w:vertAlign w:val="superscript"/>
        </w:rPr>
        <w:t>32</w:t>
      </w:r>
      <w:r w:rsidRPr="0031162D">
        <w:rPr>
          <w:rFonts w:ascii="Times New Roman" w:eastAsia="宋体" w:hAnsi="Times New Roman" w:cs="Times New Roman"/>
          <w:vertAlign w:val="superscript"/>
        </w:rPr>
        <w:t>-</w:t>
      </w:r>
      <w:r w:rsidR="00726040" w:rsidRPr="0031162D">
        <w:rPr>
          <w:rFonts w:ascii="Times New Roman" w:eastAsia="宋体" w:hAnsi="Times New Roman" w:cs="Times New Roman"/>
          <w:vertAlign w:val="superscript"/>
        </w:rPr>
        <w:t>35</w:t>
      </w:r>
      <w:r w:rsidRPr="0031162D">
        <w:rPr>
          <w:rFonts w:ascii="Times New Roman" w:eastAsia="宋体" w:hAnsi="Times New Roman" w:cs="Times New Roman"/>
          <w:vertAlign w:val="superscript"/>
        </w:rPr>
        <w:t>]</w:t>
      </w:r>
      <w:r w:rsidRPr="0031162D">
        <w:rPr>
          <w:rFonts w:ascii="Times New Roman" w:eastAsia="宋体" w:hAnsi="Times New Roman" w:cs="Times New Roman"/>
        </w:rPr>
        <w:t>。特别是，</w:t>
      </w:r>
      <w:del w:id="89" w:author="XU" w:date="2018-09-26T14:34:00Z">
        <w:r w:rsidRPr="0031162D" w:rsidDel="000E4104">
          <w:rPr>
            <w:rFonts w:ascii="Times New Roman" w:eastAsia="宋体" w:hAnsi="Times New Roman" w:cs="Times New Roman"/>
          </w:rPr>
          <w:delText>苏州大学的</w:delText>
        </w:r>
      </w:del>
      <w:r w:rsidRPr="0031162D">
        <w:rPr>
          <w:rFonts w:ascii="Times New Roman" w:eastAsia="宋体" w:hAnsi="Times New Roman" w:cs="Times New Roman"/>
        </w:rPr>
        <w:t>白伦</w:t>
      </w:r>
      <w:r w:rsidRPr="0031162D">
        <w:rPr>
          <w:rFonts w:ascii="Times New Roman" w:eastAsia="宋体" w:hAnsi="Times New Roman" w:cs="Times New Roman"/>
          <w:vertAlign w:val="superscript"/>
        </w:rPr>
        <w:t>[</w:t>
      </w:r>
      <w:r w:rsidR="00726040" w:rsidRPr="0031162D">
        <w:rPr>
          <w:rFonts w:ascii="Times New Roman" w:eastAsia="宋体" w:hAnsi="Times New Roman" w:cs="Times New Roman"/>
          <w:vertAlign w:val="superscript"/>
        </w:rPr>
        <w:t>15</w:t>
      </w:r>
      <w:r w:rsidRPr="0031162D">
        <w:rPr>
          <w:rFonts w:ascii="Times New Roman" w:eastAsia="宋体" w:hAnsi="Times New Roman" w:cs="Times New Roman"/>
          <w:vertAlign w:val="superscript"/>
        </w:rPr>
        <w:t>]</w:t>
      </w:r>
      <w:r w:rsidRPr="0031162D">
        <w:rPr>
          <w:rFonts w:ascii="Times New Roman" w:eastAsia="宋体" w:hAnsi="Times New Roman" w:cs="Times New Roman"/>
        </w:rPr>
        <w:t>在建立茧丝纤度曲线的解析模型时注意到：茧丝纤度曲线从头至尾存在着连续的倾向性变化，且这种连续的倾向性变化随着丝长的延伸其变化率是渐次下降的，而变化率的下降又近似为一定值。这符合开口向上的二次函数的左半部分的变化特征，即其变化率</w:t>
      </w:r>
      <w:r w:rsidR="00A21D5F">
        <w:rPr>
          <w:rFonts w:ascii="Times New Roman" w:eastAsia="宋体" w:hAnsi="Times New Roman" w:cs="Times New Roman"/>
        </w:rPr>
        <w:t>(</w:t>
      </w:r>
      <w:r w:rsidRPr="0031162D">
        <w:rPr>
          <w:rFonts w:ascii="Times New Roman" w:eastAsia="宋体" w:hAnsi="Times New Roman" w:cs="Times New Roman"/>
        </w:rPr>
        <w:t>一阶微分</w:t>
      </w:r>
      <w:r w:rsidR="00A21D5F">
        <w:rPr>
          <w:rFonts w:ascii="Times New Roman" w:eastAsia="宋体" w:hAnsi="Times New Roman" w:cs="Times New Roman"/>
        </w:rPr>
        <w:t>)</w:t>
      </w:r>
      <w:r w:rsidRPr="0031162D">
        <w:rPr>
          <w:rFonts w:ascii="Times New Roman" w:eastAsia="宋体" w:hAnsi="Times New Roman" w:cs="Times New Roman"/>
        </w:rPr>
        <w:t>是渐次下降的，变化率的下降量</w:t>
      </w:r>
      <w:r w:rsidR="00A21D5F">
        <w:rPr>
          <w:rFonts w:ascii="Times New Roman" w:eastAsia="宋体" w:hAnsi="Times New Roman" w:cs="Times New Roman"/>
        </w:rPr>
        <w:t>(</w:t>
      </w:r>
      <w:r w:rsidRPr="0031162D">
        <w:rPr>
          <w:rFonts w:ascii="Times New Roman" w:eastAsia="宋体" w:hAnsi="Times New Roman" w:cs="Times New Roman"/>
        </w:rPr>
        <w:t>二阶微分</w:t>
      </w:r>
      <w:r w:rsidR="00A21D5F">
        <w:rPr>
          <w:rFonts w:ascii="Times New Roman" w:eastAsia="宋体" w:hAnsi="Times New Roman" w:cs="Times New Roman"/>
        </w:rPr>
        <w:t>)</w:t>
      </w:r>
      <w:r w:rsidRPr="0031162D">
        <w:rPr>
          <w:rFonts w:ascii="Times New Roman" w:eastAsia="宋体" w:hAnsi="Times New Roman" w:cs="Times New Roman"/>
        </w:rPr>
        <w:t>是一定值。这些研究提示可采用开口向上的二次函数的左半部分模拟绢丝液或吐丝力的逐渐减弱对茧丝纤度曲线的影响。</w:t>
      </w:r>
    </w:p>
    <w:p w14:paraId="73736B91" w14:textId="77777777" w:rsidR="002D7329" w:rsidRPr="0031162D" w:rsidRDefault="00772A79">
      <w:pPr>
        <w:rPr>
          <w:rFonts w:ascii="Times New Roman" w:eastAsia="宋体" w:hAnsi="Times New Roman" w:cs="Times New Roman"/>
          <w:b/>
        </w:rPr>
      </w:pPr>
      <w:r w:rsidRPr="0031162D">
        <w:rPr>
          <w:rFonts w:ascii="Times New Roman" w:eastAsia="宋体" w:hAnsi="Times New Roman" w:cs="Times New Roman"/>
          <w:b/>
        </w:rPr>
        <w:t xml:space="preserve">2.3  </w:t>
      </w:r>
      <w:r w:rsidRPr="0031162D">
        <w:rPr>
          <w:rFonts w:ascii="Times New Roman" w:eastAsia="宋体" w:hAnsi="Times New Roman" w:cs="Times New Roman"/>
          <w:b/>
        </w:rPr>
        <w:t>复合函数模型</w:t>
      </w:r>
    </w:p>
    <w:p w14:paraId="2DF28187" w14:textId="77777777" w:rsidR="002D7329" w:rsidRPr="0031162D" w:rsidRDefault="00772A79">
      <w:pPr>
        <w:ind w:firstLineChars="202" w:firstLine="424"/>
        <w:rPr>
          <w:rFonts w:ascii="Times New Roman" w:eastAsia="宋体" w:hAnsi="Times New Roman" w:cs="Times New Roman"/>
        </w:rPr>
      </w:pPr>
      <w:r w:rsidRPr="0031162D">
        <w:rPr>
          <w:rFonts w:ascii="Times New Roman" w:eastAsia="宋体" w:hAnsi="Times New Roman" w:cs="Times New Roman"/>
        </w:rPr>
        <w:t>为了模拟茧丝纤度的这种</w:t>
      </w:r>
      <w:r w:rsidRPr="0031162D">
        <w:rPr>
          <w:rFonts w:ascii="Times New Roman" w:eastAsia="宋体" w:hAnsi="Times New Roman" w:cs="Times New Roman"/>
        </w:rPr>
        <w:t>“</w:t>
      </w:r>
      <w:r w:rsidRPr="0031162D">
        <w:rPr>
          <w:rFonts w:ascii="Times New Roman" w:eastAsia="宋体" w:hAnsi="Times New Roman" w:cs="Times New Roman"/>
        </w:rPr>
        <w:t>细</w:t>
      </w:r>
      <w:r w:rsidRPr="0031162D">
        <w:rPr>
          <w:rFonts w:ascii="Times New Roman" w:eastAsia="宋体" w:hAnsi="Times New Roman" w:cs="Times New Roman"/>
        </w:rPr>
        <w:t>-</w:t>
      </w:r>
      <w:r w:rsidRPr="0031162D">
        <w:rPr>
          <w:rFonts w:ascii="Times New Roman" w:eastAsia="宋体" w:hAnsi="Times New Roman" w:cs="Times New Roman"/>
        </w:rPr>
        <w:t>粗</w:t>
      </w:r>
      <w:r w:rsidRPr="0031162D">
        <w:rPr>
          <w:rFonts w:ascii="Times New Roman" w:eastAsia="宋体" w:hAnsi="Times New Roman" w:cs="Times New Roman"/>
        </w:rPr>
        <w:t>-</w:t>
      </w:r>
      <w:r w:rsidRPr="0031162D">
        <w:rPr>
          <w:rFonts w:ascii="Times New Roman" w:eastAsia="宋体" w:hAnsi="Times New Roman" w:cs="Times New Roman"/>
        </w:rPr>
        <w:t>细，最末处最细</w:t>
      </w:r>
      <w:r w:rsidRPr="0031162D">
        <w:rPr>
          <w:rFonts w:ascii="Times New Roman" w:eastAsia="宋体" w:hAnsi="Times New Roman" w:cs="Times New Roman"/>
        </w:rPr>
        <w:t>”</w:t>
      </w:r>
      <w:r w:rsidRPr="0031162D">
        <w:rPr>
          <w:rFonts w:ascii="Times New Roman" w:eastAsia="宋体" w:hAnsi="Times New Roman" w:cs="Times New Roman"/>
        </w:rPr>
        <w:t>变化趋势，将</w:t>
      </w:r>
      <w:r w:rsidRPr="000E4104">
        <w:rPr>
          <w:rFonts w:ascii="Times New Roman" w:eastAsia="宋体" w:hAnsi="Times New Roman" w:cs="Times New Roman"/>
          <w:rPrChange w:id="90" w:author="XU" w:date="2018-09-26T14:35:00Z">
            <w:rPr>
              <w:rFonts w:ascii="Times New Roman" w:eastAsia="宋体" w:hAnsi="Times New Roman" w:cs="Times New Roman"/>
              <w:i/>
            </w:rPr>
          </w:rPrChange>
        </w:rPr>
        <w:t>Logistic</w:t>
      </w:r>
      <w:r w:rsidRPr="0031162D">
        <w:rPr>
          <w:rFonts w:ascii="Times New Roman" w:eastAsia="宋体" w:hAnsi="Times New Roman" w:cs="Times New Roman"/>
        </w:rPr>
        <w:t>函数和二次函数进行复合，</w:t>
      </w:r>
      <w:del w:id="91" w:author="XU" w:date="2018-09-26T14:35:00Z">
        <w:r w:rsidRPr="0031162D" w:rsidDel="000E4104">
          <w:rPr>
            <w:rFonts w:ascii="Times New Roman" w:eastAsia="宋体" w:hAnsi="Times New Roman" w:cs="Times New Roman"/>
          </w:rPr>
          <w:delText>见</w:delText>
        </w:r>
      </w:del>
      <w:ins w:id="92" w:author="XU" w:date="2018-09-26T14:35:00Z">
        <w:r w:rsidR="000E4104">
          <w:rPr>
            <w:rFonts w:ascii="Times New Roman" w:eastAsia="宋体" w:hAnsi="Times New Roman" w:cs="Times New Roman" w:hint="eastAsia"/>
          </w:rPr>
          <w:t>如下</w:t>
        </w:r>
      </w:ins>
      <w:r w:rsidRPr="0031162D">
        <w:rPr>
          <w:rFonts w:ascii="Times New Roman" w:eastAsia="宋体" w:hAnsi="Times New Roman" w:cs="Times New Roman"/>
        </w:rPr>
        <w:t>式</w:t>
      </w:r>
      <w:del w:id="93" w:author="XU" w:date="2018-09-26T14:35:00Z">
        <w:r w:rsidR="00A21D5F" w:rsidDel="000E4104">
          <w:rPr>
            <w:rFonts w:ascii="Times New Roman" w:eastAsia="宋体" w:hAnsi="Times New Roman" w:cs="Times New Roman"/>
          </w:rPr>
          <w:delText>(</w:delText>
        </w:r>
        <w:r w:rsidRPr="0031162D" w:rsidDel="000E4104">
          <w:rPr>
            <w:rFonts w:ascii="Times New Roman" w:eastAsia="宋体" w:hAnsi="Times New Roman" w:cs="Times New Roman"/>
          </w:rPr>
          <w:delText>3</w:delText>
        </w:r>
        <w:r w:rsidR="00A21D5F" w:rsidDel="000E4104">
          <w:rPr>
            <w:rFonts w:ascii="Times New Roman" w:eastAsia="宋体" w:hAnsi="Times New Roman" w:cs="Times New Roman"/>
          </w:rPr>
          <w:delText>)</w:delText>
        </w:r>
      </w:del>
      <w:r w:rsidRPr="0031162D">
        <w:rPr>
          <w:rFonts w:ascii="Times New Roman" w:eastAsia="宋体" w:hAnsi="Times New Roman" w:cs="Times New Roman"/>
        </w:rPr>
        <w:t>所示</w:t>
      </w:r>
      <w:ins w:id="94" w:author="XU" w:date="2018-09-26T14:35:00Z">
        <w:r w:rsidR="000E4104">
          <w:rPr>
            <w:rFonts w:ascii="Times New Roman" w:eastAsia="宋体" w:hAnsi="Times New Roman" w:cs="Times New Roman" w:hint="eastAsia"/>
          </w:rPr>
          <w:t>：</w:t>
        </w:r>
      </w:ins>
      <w:del w:id="95" w:author="XU" w:date="2018-09-26T14:35:00Z">
        <w:r w:rsidRPr="0031162D" w:rsidDel="000E4104">
          <w:rPr>
            <w:rFonts w:ascii="Times New Roman" w:eastAsia="宋体" w:hAnsi="Times New Roman" w:cs="Times New Roman"/>
          </w:rPr>
          <w:delText>。</w:delText>
        </w:r>
      </w:del>
    </w:p>
    <w:p w14:paraId="4B5FE897" w14:textId="77777777" w:rsidR="002D7329" w:rsidRPr="0031162D" w:rsidRDefault="00772A79" w:rsidP="000E779E">
      <w:pPr>
        <w:wordWrap w:val="0"/>
        <w:ind w:firstLineChars="202" w:firstLine="424"/>
        <w:jc w:val="right"/>
        <w:rPr>
          <w:rFonts w:ascii="Times New Roman" w:eastAsia="宋体" w:hAnsi="Times New Roman" w:cs="Times New Roman"/>
        </w:rPr>
      </w:pPr>
      <m:oMath>
        <m:r>
          <w:rPr>
            <w:rFonts w:ascii="Cambria Math" w:eastAsia="宋体" w:hAnsi="Cambria Math" w:cs="Times New Roman"/>
          </w:rPr>
          <m:t>h</m:t>
        </m:r>
        <m:d>
          <m:dPr>
            <m:ctrlPr>
              <w:rPr>
                <w:rFonts w:ascii="Cambria Math" w:eastAsia="宋体" w:hAnsi="Cambria Math" w:cs="Times New Roman"/>
                <w:i/>
              </w:rPr>
            </m:ctrlPr>
          </m:dPr>
          <m:e>
            <m:r>
              <w:rPr>
                <w:rFonts w:ascii="Cambria Math" w:eastAsia="宋体" w:hAnsi="Cambria Math" w:cs="Times New Roman"/>
              </w:rPr>
              <m:t>x</m:t>
            </m:r>
          </m:e>
        </m:d>
        <m:r>
          <w:rPr>
            <w:rFonts w:ascii="Cambria Math" w:eastAsia="宋体" w:hAnsi="Cambria Math" w:cs="Times New Roman"/>
          </w:rPr>
          <m:t>=f</m:t>
        </m:r>
        <m:d>
          <m:dPr>
            <m:ctrlPr>
              <w:rPr>
                <w:rFonts w:ascii="Cambria Math" w:eastAsia="宋体" w:hAnsi="Cambria Math" w:cs="Times New Roman"/>
                <w:i/>
              </w:rPr>
            </m:ctrlPr>
          </m:dPr>
          <m:e>
            <m:r>
              <w:rPr>
                <w:rFonts w:ascii="Cambria Math" w:eastAsia="宋体" w:hAnsi="Cambria Math" w:cs="Times New Roman"/>
              </w:rPr>
              <m:t>x</m:t>
            </m:r>
          </m:e>
        </m:d>
        <m:r>
          <w:rPr>
            <w:rFonts w:ascii="Cambria Math" w:eastAsia="宋体" w:hAnsi="Cambria Math" w:cs="Times New Roman"/>
          </w:rPr>
          <m:t>g</m:t>
        </m:r>
        <m:d>
          <m:dPr>
            <m:ctrlPr>
              <w:rPr>
                <w:rFonts w:ascii="Cambria Math" w:eastAsia="宋体" w:hAnsi="Cambria Math" w:cs="Times New Roman"/>
                <w:i/>
              </w:rPr>
            </m:ctrlPr>
          </m:dPr>
          <m:e>
            <m:r>
              <w:rPr>
                <w:rFonts w:ascii="Cambria Math" w:eastAsia="宋体" w:hAnsi="Cambria Math" w:cs="Times New Roman"/>
              </w:rPr>
              <m:t>x</m:t>
            </m:r>
          </m:e>
        </m:d>
        <m:r>
          <w:rPr>
            <w:rFonts w:ascii="Cambria Math" w:eastAsia="宋体" w:hAnsi="Cambria Math" w:cs="Times New Roman"/>
          </w:rPr>
          <m:t>=</m:t>
        </m:r>
        <m:f>
          <m:fPr>
            <m:ctrlPr>
              <w:rPr>
                <w:rFonts w:ascii="Cambria Math" w:eastAsia="宋体" w:hAnsi="Cambria Math" w:cs="Times New Roman"/>
                <w:i/>
              </w:rPr>
            </m:ctrlPr>
          </m:fPr>
          <m:num>
            <m:r>
              <w:rPr>
                <w:rFonts w:ascii="Cambria Math" w:eastAsia="宋体" w:hAnsi="Cambria Math" w:cs="Times New Roman"/>
              </w:rPr>
              <m:t>L(a</m:t>
            </m:r>
            <m:sSup>
              <m:sSupPr>
                <m:ctrlPr>
                  <w:rPr>
                    <w:rFonts w:ascii="Cambria Math" w:eastAsia="宋体" w:hAnsi="Cambria Math" w:cs="Times New Roman"/>
                    <w:i/>
                  </w:rPr>
                </m:ctrlPr>
              </m:sSupPr>
              <m:e>
                <m:d>
                  <m:dPr>
                    <m:ctrlPr>
                      <w:rPr>
                        <w:rFonts w:ascii="Cambria Math" w:eastAsia="宋体" w:hAnsi="Cambria Math" w:cs="Times New Roman"/>
                        <w:i/>
                      </w:rPr>
                    </m:ctrlPr>
                  </m:dPr>
                  <m:e>
                    <m:r>
                      <w:rPr>
                        <w:rFonts w:ascii="Cambria Math" w:eastAsia="宋体" w:hAnsi="Cambria Math" w:cs="Times New Roman"/>
                      </w:rPr>
                      <m:t>x-</m:t>
                    </m:r>
                    <m:sSub>
                      <m:sSubPr>
                        <m:ctrlPr>
                          <w:rPr>
                            <w:rFonts w:ascii="Cambria Math" w:eastAsia="宋体" w:hAnsi="Cambria Math" w:cs="Times New Roman"/>
                            <w:i/>
                          </w:rPr>
                        </m:ctrlPr>
                      </m:sSubPr>
                      <m:e>
                        <m:r>
                          <w:rPr>
                            <w:rFonts w:ascii="Cambria Math" w:eastAsia="宋体" w:hAnsi="Cambria Math" w:cs="Times New Roman"/>
                          </w:rPr>
                          <m:t>l</m:t>
                        </m:r>
                      </m:e>
                      <m:sub>
                        <m:r>
                          <w:rPr>
                            <w:rFonts w:ascii="Cambria Math" w:eastAsia="宋体" w:hAnsi="Cambria Math" w:cs="Times New Roman"/>
                          </w:rPr>
                          <m:t>0</m:t>
                        </m:r>
                      </m:sub>
                    </m:sSub>
                  </m:e>
                </m:d>
              </m:e>
              <m:sup>
                <m:r>
                  <w:rPr>
                    <w:rFonts w:ascii="Cambria Math" w:eastAsia="宋体" w:hAnsi="Cambria Math" w:cs="Times New Roman"/>
                  </w:rPr>
                  <m:t>2</m:t>
                </m:r>
              </m:sup>
            </m:sSup>
            <m:r>
              <w:rPr>
                <w:rFonts w:ascii="Cambria Math" w:eastAsia="宋体" w:hAnsi="Cambria Math" w:cs="Times New Roman"/>
              </w:rPr>
              <m:t>+b)</m:t>
            </m:r>
          </m:num>
          <m:den>
            <m:r>
              <w:rPr>
                <w:rFonts w:ascii="Cambria Math" w:eastAsia="宋体" w:hAnsi="Cambria Math" w:cs="Times New Roman"/>
              </w:rPr>
              <m:t>1+</m:t>
            </m:r>
            <m:sSup>
              <m:sSupPr>
                <m:ctrlPr>
                  <w:rPr>
                    <w:rFonts w:ascii="Cambria Math" w:eastAsia="宋体" w:hAnsi="Cambria Math" w:cs="Times New Roman"/>
                    <w:i/>
                  </w:rPr>
                </m:ctrlPr>
              </m:sSupPr>
              <m:e>
                <m:r>
                  <w:rPr>
                    <w:rFonts w:ascii="Cambria Math" w:eastAsia="宋体" w:hAnsi="Cambria Math" w:cs="Times New Roman"/>
                  </w:rPr>
                  <m:t>e</m:t>
                </m:r>
              </m:e>
              <m:sup>
                <m:r>
                  <w:rPr>
                    <w:rFonts w:ascii="Cambria Math" w:eastAsia="宋体" w:hAnsi="Cambria Math" w:cs="Times New Roman"/>
                  </w:rPr>
                  <m:t>-k(x-</m:t>
                </m:r>
                <m:sSub>
                  <m:sSubPr>
                    <m:ctrlPr>
                      <w:rPr>
                        <w:rFonts w:ascii="Cambria Math" w:eastAsia="宋体" w:hAnsi="Cambria Math" w:cs="Times New Roman"/>
                        <w:i/>
                      </w:rPr>
                    </m:ctrlPr>
                  </m:sSubPr>
                  <m:e>
                    <m:r>
                      <w:rPr>
                        <w:rFonts w:ascii="Cambria Math" w:eastAsia="宋体" w:hAnsi="Cambria Math" w:cs="Times New Roman"/>
                      </w:rPr>
                      <m:t>x</m:t>
                    </m:r>
                  </m:e>
                  <m:sub>
                    <m:r>
                      <w:rPr>
                        <w:rFonts w:ascii="Cambria Math" w:eastAsia="宋体" w:hAnsi="Cambria Math" w:cs="Times New Roman"/>
                      </w:rPr>
                      <m:t>0</m:t>
                    </m:r>
                  </m:sub>
                </m:sSub>
                <m:r>
                  <w:rPr>
                    <w:rFonts w:ascii="Cambria Math" w:eastAsia="宋体" w:hAnsi="Cambria Math" w:cs="Times New Roman"/>
                  </w:rPr>
                  <m:t>)</m:t>
                </m:r>
              </m:sup>
            </m:sSup>
          </m:den>
        </m:f>
      </m:oMath>
      <w:r w:rsidRPr="0031162D">
        <w:rPr>
          <w:rFonts w:ascii="Times New Roman" w:eastAsia="宋体" w:hAnsi="Times New Roman" w:cs="Times New Roman"/>
        </w:rPr>
        <w:t xml:space="preserve">      </w:t>
      </w:r>
      <w:r w:rsidR="000E779E" w:rsidRPr="0031162D">
        <w:rPr>
          <w:rFonts w:ascii="Times New Roman" w:eastAsia="宋体" w:hAnsi="Times New Roman" w:cs="Times New Roman"/>
        </w:rPr>
        <w:t xml:space="preserve">       </w:t>
      </w:r>
      <w:r w:rsidRPr="0031162D">
        <w:rPr>
          <w:rFonts w:ascii="Times New Roman" w:eastAsia="宋体" w:hAnsi="Times New Roman" w:cs="Times New Roman"/>
        </w:rPr>
        <w:t xml:space="preserve">               </w:t>
      </w:r>
      <w:r w:rsidR="00A21D5F">
        <w:rPr>
          <w:rFonts w:ascii="Times New Roman" w:eastAsia="宋体" w:hAnsi="Times New Roman" w:cs="Times New Roman"/>
        </w:rPr>
        <w:t>(</w:t>
      </w:r>
      <w:r w:rsidRPr="0031162D">
        <w:rPr>
          <w:rFonts w:ascii="Times New Roman" w:eastAsia="宋体" w:hAnsi="Times New Roman" w:cs="Times New Roman"/>
        </w:rPr>
        <w:t>3</w:t>
      </w:r>
      <w:r w:rsidR="00A21D5F">
        <w:rPr>
          <w:rFonts w:ascii="Times New Roman" w:eastAsia="宋体" w:hAnsi="Times New Roman" w:cs="Times New Roman"/>
        </w:rPr>
        <w:t>)</w:t>
      </w:r>
    </w:p>
    <w:p w14:paraId="396ACCCF" w14:textId="77777777" w:rsidR="002D7329" w:rsidRPr="0031162D" w:rsidRDefault="00772A79">
      <w:pPr>
        <w:ind w:firstLineChars="202" w:firstLine="424"/>
        <w:jc w:val="left"/>
        <w:rPr>
          <w:rFonts w:ascii="Times New Roman" w:eastAsia="宋体" w:hAnsi="Times New Roman" w:cs="Times New Roman"/>
        </w:rPr>
      </w:pPr>
      <w:r w:rsidRPr="0031162D">
        <w:rPr>
          <w:rFonts w:ascii="Times New Roman" w:eastAsia="宋体" w:hAnsi="Times New Roman" w:cs="Times New Roman"/>
        </w:rPr>
        <w:t>作为一种函数模型，这里设</w:t>
      </w:r>
      <m:oMath>
        <m:r>
          <w:rPr>
            <w:rFonts w:ascii="Cambria Math" w:eastAsia="宋体" w:hAnsi="Cambria Math" w:cs="Times New Roman"/>
          </w:rPr>
          <m:t>L</m:t>
        </m:r>
        <m:r>
          <m:rPr>
            <m:sty m:val="p"/>
          </m:rPr>
          <w:rPr>
            <w:rFonts w:ascii="Cambria Math" w:eastAsia="宋体" w:hAnsi="Cambria Math" w:cs="Times New Roman"/>
          </w:rPr>
          <m:t>=1</m:t>
        </m:r>
      </m:oMath>
      <w:r w:rsidRPr="0031162D">
        <w:rPr>
          <w:rFonts w:ascii="Times New Roman" w:eastAsia="宋体" w:hAnsi="Times New Roman" w:cs="Times New Roman"/>
        </w:rPr>
        <w:t>将不会改变函数的性质，只是使</w:t>
      </w:r>
      <w:r w:rsidRPr="0031162D">
        <w:rPr>
          <w:rFonts w:ascii="Times New Roman" w:eastAsia="宋体" w:hAnsi="Times New Roman" w:cs="Times New Roman"/>
          <w:i/>
        </w:rPr>
        <w:t>a</w:t>
      </w:r>
      <w:r w:rsidRPr="0031162D">
        <w:rPr>
          <w:rFonts w:ascii="Times New Roman" w:eastAsia="宋体" w:hAnsi="Times New Roman" w:cs="Times New Roman"/>
        </w:rPr>
        <w:t>和</w:t>
      </w:r>
      <w:r w:rsidRPr="0031162D">
        <w:rPr>
          <w:rFonts w:ascii="Times New Roman" w:eastAsia="宋体" w:hAnsi="Times New Roman" w:cs="Times New Roman"/>
          <w:i/>
        </w:rPr>
        <w:t>b</w:t>
      </w:r>
      <w:r w:rsidRPr="0031162D">
        <w:rPr>
          <w:rFonts w:ascii="Times New Roman" w:eastAsia="宋体" w:hAnsi="Times New Roman" w:cs="Times New Roman"/>
        </w:rPr>
        <w:t>的值有所不同，但</w:t>
      </w:r>
      <w:r w:rsidRPr="0031162D">
        <w:rPr>
          <w:rFonts w:ascii="Times New Roman" w:eastAsia="宋体" w:hAnsi="Times New Roman" w:cs="Times New Roman"/>
          <w:i/>
        </w:rPr>
        <w:t>a</w:t>
      </w:r>
      <w:r w:rsidRPr="0031162D">
        <w:rPr>
          <w:rFonts w:ascii="Times New Roman" w:eastAsia="宋体" w:hAnsi="Times New Roman" w:cs="Times New Roman"/>
        </w:rPr>
        <w:t>和</w:t>
      </w:r>
      <w:r w:rsidRPr="0031162D">
        <w:rPr>
          <w:rFonts w:ascii="Times New Roman" w:eastAsia="宋体" w:hAnsi="Times New Roman" w:cs="Times New Roman"/>
          <w:i/>
        </w:rPr>
        <w:t>b</w:t>
      </w:r>
      <w:r w:rsidRPr="0031162D">
        <w:rPr>
          <w:rFonts w:ascii="Times New Roman" w:eastAsia="宋体" w:hAnsi="Times New Roman" w:cs="Times New Roman"/>
        </w:rPr>
        <w:t>属于需要拟合的参数，故这里设</w:t>
      </w:r>
      <m:oMath>
        <m:r>
          <w:rPr>
            <w:rFonts w:ascii="Cambria Math" w:eastAsia="宋体" w:hAnsi="Cambria Math" w:cs="Times New Roman"/>
          </w:rPr>
          <m:t>L</m:t>
        </m:r>
        <m:r>
          <m:rPr>
            <m:sty m:val="p"/>
          </m:rPr>
          <w:rPr>
            <w:rFonts w:ascii="Cambria Math" w:eastAsia="宋体" w:hAnsi="Cambria Math" w:cs="Times New Roman"/>
          </w:rPr>
          <m:t>=1</m:t>
        </m:r>
      </m:oMath>
      <w:r w:rsidRPr="0031162D">
        <w:rPr>
          <w:rFonts w:ascii="Times New Roman" w:eastAsia="宋体" w:hAnsi="Times New Roman" w:cs="Times New Roman"/>
        </w:rPr>
        <w:t>是无妨的。另外，为了简化模型，这里</w:t>
      </w:r>
      <w:r w:rsidR="0092056E" w:rsidRPr="0031162D">
        <w:rPr>
          <w:rFonts w:ascii="Times New Roman" w:eastAsia="宋体" w:hAnsi="Times New Roman" w:cs="Times New Roman"/>
        </w:rPr>
        <w:t>设置</w:t>
      </w:r>
      <m:oMath>
        <m:sSub>
          <m:sSubPr>
            <m:ctrlPr>
              <w:rPr>
                <w:rFonts w:ascii="Cambria Math" w:eastAsia="宋体" w:hAnsi="Cambria Math" w:cs="Times New Roman"/>
                <w:i/>
              </w:rPr>
            </m:ctrlPr>
          </m:sSubPr>
          <m:e>
            <m:r>
              <w:rPr>
                <w:rFonts w:ascii="Cambria Math" w:eastAsia="宋体" w:hAnsi="Cambria Math" w:cs="Times New Roman"/>
              </w:rPr>
              <m:t>x</m:t>
            </m:r>
          </m:e>
          <m:sub>
            <m:r>
              <w:rPr>
                <w:rFonts w:ascii="Cambria Math" w:eastAsia="宋体" w:hAnsi="Cambria Math" w:cs="Times New Roman"/>
              </w:rPr>
              <m:t>0</m:t>
            </m:r>
          </m:sub>
        </m:sSub>
        <m:r>
          <w:rPr>
            <w:rFonts w:ascii="Cambria Math" w:eastAsia="宋体" w:hAnsi="Cambria Math" w:cs="Times New Roman"/>
          </w:rPr>
          <m:t>=0</m:t>
        </m:r>
      </m:oMath>
      <w:r w:rsidRPr="0031162D">
        <w:rPr>
          <w:rFonts w:ascii="Times New Roman" w:eastAsia="宋体" w:hAnsi="Times New Roman" w:cs="Times New Roman"/>
        </w:rPr>
        <w:t>，参数</w:t>
      </w:r>
      <m:oMath>
        <m:sSub>
          <m:sSubPr>
            <m:ctrlPr>
              <w:rPr>
                <w:rFonts w:ascii="Cambria Math" w:eastAsia="宋体" w:hAnsi="Cambria Math" w:cs="Times New Roman"/>
                <w:i/>
              </w:rPr>
            </m:ctrlPr>
          </m:sSubPr>
          <m:e>
            <m:r>
              <w:rPr>
                <w:rFonts w:ascii="Cambria Math" w:eastAsia="宋体" w:hAnsi="Cambria Math" w:cs="Times New Roman"/>
              </w:rPr>
              <m:t>x</m:t>
            </m:r>
          </m:e>
          <m:sub>
            <m:r>
              <w:rPr>
                <w:rFonts w:ascii="Cambria Math" w:eastAsia="宋体" w:hAnsi="Cambria Math" w:cs="Times New Roman"/>
              </w:rPr>
              <m:t>0</m:t>
            </m:r>
          </m:sub>
        </m:sSub>
      </m:oMath>
      <w:r w:rsidRPr="0031162D">
        <w:rPr>
          <w:rFonts w:ascii="Times New Roman" w:eastAsia="宋体" w:hAnsi="Times New Roman" w:cs="Times New Roman"/>
        </w:rPr>
        <w:t>的主要作用是使</w:t>
      </w:r>
      <w:r w:rsidRPr="000E4104">
        <w:rPr>
          <w:rFonts w:ascii="Times New Roman" w:eastAsia="宋体" w:hAnsi="Times New Roman" w:cs="Times New Roman"/>
          <w:rPrChange w:id="96" w:author="XU" w:date="2018-09-26T14:35:00Z">
            <w:rPr>
              <w:rFonts w:ascii="Times New Roman" w:eastAsia="宋体" w:hAnsi="Times New Roman" w:cs="Times New Roman"/>
              <w:i/>
            </w:rPr>
          </w:rPrChange>
        </w:rPr>
        <w:t>Logistic</w:t>
      </w:r>
      <w:r w:rsidRPr="0031162D">
        <w:rPr>
          <w:rFonts w:ascii="Times New Roman" w:eastAsia="宋体" w:hAnsi="Times New Roman" w:cs="Times New Roman"/>
        </w:rPr>
        <w:t>函数的图形可沿横轴</w:t>
      </w:r>
      <w:r w:rsidR="00A21D5F">
        <w:rPr>
          <w:rFonts w:ascii="Times New Roman" w:eastAsia="宋体" w:hAnsi="Times New Roman" w:cs="Times New Roman"/>
        </w:rPr>
        <w:t>(</w:t>
      </w:r>
      <w:r w:rsidRPr="0031162D">
        <w:rPr>
          <w:rFonts w:ascii="Times New Roman" w:eastAsia="宋体" w:hAnsi="Times New Roman" w:cs="Times New Roman"/>
          <w:i/>
        </w:rPr>
        <w:t>x</w:t>
      </w:r>
      <w:r w:rsidRPr="0031162D">
        <w:rPr>
          <w:rFonts w:ascii="Times New Roman" w:eastAsia="宋体" w:hAnsi="Times New Roman" w:cs="Times New Roman"/>
        </w:rPr>
        <w:t>轴</w:t>
      </w:r>
      <w:r w:rsidR="00A21D5F">
        <w:rPr>
          <w:rFonts w:ascii="Times New Roman" w:eastAsia="宋体" w:hAnsi="Times New Roman" w:cs="Times New Roman"/>
        </w:rPr>
        <w:t>)</w:t>
      </w:r>
      <w:r w:rsidRPr="0031162D">
        <w:rPr>
          <w:rFonts w:ascii="Times New Roman" w:eastAsia="宋体" w:hAnsi="Times New Roman" w:cs="Times New Roman"/>
        </w:rPr>
        <w:t>左右横移，这里将</w:t>
      </w:r>
      <m:oMath>
        <m:sSub>
          <m:sSubPr>
            <m:ctrlPr>
              <w:rPr>
                <w:rFonts w:ascii="Cambria Math" w:eastAsia="宋体" w:hAnsi="Cambria Math" w:cs="Times New Roman"/>
                <w:i/>
              </w:rPr>
            </m:ctrlPr>
          </m:sSubPr>
          <m:e>
            <m:r>
              <w:rPr>
                <w:rFonts w:ascii="Cambria Math" w:eastAsia="宋体" w:hAnsi="Cambria Math" w:cs="Times New Roman"/>
              </w:rPr>
              <m:t>x</m:t>
            </m:r>
          </m:e>
          <m:sub>
            <m:r>
              <w:rPr>
                <w:rFonts w:ascii="Cambria Math" w:eastAsia="宋体" w:hAnsi="Cambria Math" w:cs="Times New Roman"/>
              </w:rPr>
              <m:t>0</m:t>
            </m:r>
          </m:sub>
        </m:sSub>
        <m:r>
          <w:rPr>
            <w:rFonts w:ascii="Cambria Math" w:eastAsia="宋体" w:hAnsi="Cambria Math" w:cs="Times New Roman"/>
          </w:rPr>
          <m:t>=0</m:t>
        </m:r>
      </m:oMath>
      <w:r w:rsidRPr="0031162D">
        <w:rPr>
          <w:rFonts w:ascii="Times New Roman" w:eastAsia="宋体" w:hAnsi="Times New Roman" w:cs="Times New Roman"/>
        </w:rPr>
        <w:t>的实质</w:t>
      </w:r>
      <w:r w:rsidR="0092056E" w:rsidRPr="0031162D">
        <w:rPr>
          <w:rFonts w:ascii="Times New Roman" w:eastAsia="宋体" w:hAnsi="Times New Roman" w:cs="Times New Roman"/>
        </w:rPr>
        <w:t>是</w:t>
      </w:r>
      <w:r w:rsidRPr="0031162D">
        <w:rPr>
          <w:rFonts w:ascii="Times New Roman" w:eastAsia="宋体" w:hAnsi="Times New Roman" w:cs="Times New Roman"/>
        </w:rPr>
        <w:t>将</w:t>
      </w:r>
      <w:r w:rsidRPr="000E4104">
        <w:rPr>
          <w:rFonts w:ascii="Times New Roman" w:eastAsia="宋体" w:hAnsi="Times New Roman" w:cs="Times New Roman"/>
          <w:rPrChange w:id="97" w:author="XU" w:date="2018-09-26T14:35:00Z">
            <w:rPr>
              <w:rFonts w:ascii="Times New Roman" w:eastAsia="宋体" w:hAnsi="Times New Roman" w:cs="Times New Roman"/>
              <w:i/>
            </w:rPr>
          </w:rPrChange>
        </w:rPr>
        <w:t>Logistic</w:t>
      </w:r>
      <w:r w:rsidRPr="0031162D">
        <w:rPr>
          <w:rFonts w:ascii="Times New Roman" w:eastAsia="宋体" w:hAnsi="Times New Roman" w:cs="Times New Roman"/>
        </w:rPr>
        <w:t>函数的曲线中心设为</w:t>
      </w:r>
      <w:r w:rsidRPr="0031162D">
        <w:rPr>
          <w:rFonts w:ascii="Times New Roman" w:eastAsia="宋体" w:hAnsi="Times New Roman" w:cs="Times New Roman"/>
        </w:rPr>
        <w:t>0</w:t>
      </w:r>
      <w:r w:rsidRPr="0031162D">
        <w:rPr>
          <w:rFonts w:ascii="Times New Roman" w:eastAsia="宋体" w:hAnsi="Times New Roman" w:cs="Times New Roman"/>
        </w:rPr>
        <w:t>，对曲线的形态并无影响。简化后的复合函数模型</w:t>
      </w:r>
      <w:ins w:id="98" w:author="XU" w:date="2018-09-26T14:35:00Z">
        <w:r w:rsidR="008C3A92">
          <w:rPr>
            <w:rFonts w:ascii="Times New Roman" w:eastAsia="宋体" w:hAnsi="Times New Roman" w:cs="Times New Roman" w:hint="eastAsia"/>
          </w:rPr>
          <w:t>如下式</w:t>
        </w:r>
      </w:ins>
      <w:del w:id="99" w:author="XU" w:date="2018-09-26T14:35:00Z">
        <w:r w:rsidRPr="0031162D" w:rsidDel="008C3A92">
          <w:rPr>
            <w:rFonts w:ascii="Times New Roman" w:eastAsia="宋体" w:hAnsi="Times New Roman" w:cs="Times New Roman"/>
          </w:rPr>
          <w:delText>见式</w:delText>
        </w:r>
        <w:r w:rsidR="00A21D5F" w:rsidDel="008C3A92">
          <w:rPr>
            <w:rFonts w:ascii="Times New Roman" w:eastAsia="宋体" w:hAnsi="Times New Roman" w:cs="Times New Roman"/>
          </w:rPr>
          <w:delText>(</w:delText>
        </w:r>
        <w:r w:rsidRPr="0031162D" w:rsidDel="008C3A92">
          <w:rPr>
            <w:rFonts w:ascii="Times New Roman" w:eastAsia="宋体" w:hAnsi="Times New Roman" w:cs="Times New Roman"/>
          </w:rPr>
          <w:delText>4</w:delText>
        </w:r>
        <w:r w:rsidR="00A21D5F" w:rsidDel="008C3A92">
          <w:rPr>
            <w:rFonts w:ascii="Times New Roman" w:eastAsia="宋体" w:hAnsi="Times New Roman" w:cs="Times New Roman"/>
          </w:rPr>
          <w:delText>)</w:delText>
        </w:r>
      </w:del>
      <w:r w:rsidRPr="0031162D">
        <w:rPr>
          <w:rFonts w:ascii="Times New Roman" w:eastAsia="宋体" w:hAnsi="Times New Roman" w:cs="Times New Roman"/>
        </w:rPr>
        <w:t>所示</w:t>
      </w:r>
      <w:ins w:id="100" w:author="XU" w:date="2018-09-26T14:35:00Z">
        <w:r w:rsidR="008C3A92">
          <w:rPr>
            <w:rFonts w:ascii="Times New Roman" w:eastAsia="宋体" w:hAnsi="Times New Roman" w:cs="Times New Roman" w:hint="eastAsia"/>
          </w:rPr>
          <w:t>：</w:t>
        </w:r>
      </w:ins>
      <w:del w:id="101" w:author="XU" w:date="2018-09-26T14:35:00Z">
        <w:r w:rsidRPr="0031162D" w:rsidDel="008C3A92">
          <w:rPr>
            <w:rFonts w:ascii="Times New Roman" w:eastAsia="宋体" w:hAnsi="Times New Roman" w:cs="Times New Roman"/>
          </w:rPr>
          <w:delText>。</w:delText>
        </w:r>
      </w:del>
    </w:p>
    <w:p w14:paraId="514006E0" w14:textId="77777777" w:rsidR="002D7329" w:rsidRPr="0031162D" w:rsidRDefault="00772A79" w:rsidP="000E779E">
      <w:pPr>
        <w:ind w:firstLineChars="202" w:firstLine="424"/>
        <w:jc w:val="right"/>
        <w:rPr>
          <w:rFonts w:ascii="Times New Roman" w:eastAsia="宋体" w:hAnsi="Times New Roman" w:cs="Times New Roman"/>
        </w:rPr>
      </w:pPr>
      <m:oMath>
        <m:r>
          <w:rPr>
            <w:rFonts w:ascii="Cambria Math" w:eastAsia="宋体" w:hAnsi="Cambria Math" w:cs="Times New Roman"/>
          </w:rPr>
          <m:t>h</m:t>
        </m:r>
        <m:d>
          <m:dPr>
            <m:ctrlPr>
              <w:rPr>
                <w:rFonts w:ascii="Cambria Math" w:eastAsia="宋体" w:hAnsi="Cambria Math" w:cs="Times New Roman"/>
                <w:i/>
              </w:rPr>
            </m:ctrlPr>
          </m:dPr>
          <m:e>
            <m:r>
              <w:rPr>
                <w:rFonts w:ascii="Cambria Math" w:eastAsia="宋体" w:hAnsi="Cambria Math" w:cs="Times New Roman"/>
              </w:rPr>
              <m:t>x</m:t>
            </m:r>
          </m:e>
        </m:d>
        <m:r>
          <w:rPr>
            <w:rFonts w:ascii="Cambria Math" w:eastAsia="宋体" w:hAnsi="Cambria Math" w:cs="Times New Roman"/>
          </w:rPr>
          <m:t>=</m:t>
        </m:r>
        <m:f>
          <m:fPr>
            <m:ctrlPr>
              <w:rPr>
                <w:rFonts w:ascii="Cambria Math" w:eastAsia="宋体" w:hAnsi="Cambria Math" w:cs="Times New Roman"/>
                <w:i/>
              </w:rPr>
            </m:ctrlPr>
          </m:fPr>
          <m:num>
            <m:r>
              <w:rPr>
                <w:rFonts w:ascii="Cambria Math" w:eastAsia="宋体" w:hAnsi="Cambria Math" w:cs="Times New Roman"/>
              </w:rPr>
              <m:t>a</m:t>
            </m:r>
            <m:sSup>
              <m:sSupPr>
                <m:ctrlPr>
                  <w:rPr>
                    <w:rFonts w:ascii="Cambria Math" w:eastAsia="宋体" w:hAnsi="Cambria Math" w:cs="Times New Roman"/>
                    <w:i/>
                  </w:rPr>
                </m:ctrlPr>
              </m:sSupPr>
              <m:e>
                <m:d>
                  <m:dPr>
                    <m:ctrlPr>
                      <w:rPr>
                        <w:rFonts w:ascii="Cambria Math" w:eastAsia="宋体" w:hAnsi="Cambria Math" w:cs="Times New Roman"/>
                        <w:i/>
                      </w:rPr>
                    </m:ctrlPr>
                  </m:dPr>
                  <m:e>
                    <m:r>
                      <w:rPr>
                        <w:rFonts w:ascii="Cambria Math" w:eastAsia="宋体" w:hAnsi="Cambria Math" w:cs="Times New Roman"/>
                      </w:rPr>
                      <m:t>x-</m:t>
                    </m:r>
                    <m:sSub>
                      <m:sSubPr>
                        <m:ctrlPr>
                          <w:rPr>
                            <w:rFonts w:ascii="Cambria Math" w:eastAsia="宋体" w:hAnsi="Cambria Math" w:cs="Times New Roman"/>
                            <w:i/>
                          </w:rPr>
                        </m:ctrlPr>
                      </m:sSubPr>
                      <m:e>
                        <m:r>
                          <w:rPr>
                            <w:rFonts w:ascii="Cambria Math" w:eastAsia="宋体" w:hAnsi="Cambria Math" w:cs="Times New Roman"/>
                          </w:rPr>
                          <m:t>l</m:t>
                        </m:r>
                      </m:e>
                      <m:sub>
                        <m:r>
                          <w:rPr>
                            <w:rFonts w:ascii="Cambria Math" w:eastAsia="宋体" w:hAnsi="Cambria Math" w:cs="Times New Roman"/>
                          </w:rPr>
                          <m:t>0</m:t>
                        </m:r>
                      </m:sub>
                    </m:sSub>
                  </m:e>
                </m:d>
              </m:e>
              <m:sup>
                <m:r>
                  <w:rPr>
                    <w:rFonts w:ascii="Cambria Math" w:eastAsia="宋体" w:hAnsi="Cambria Math" w:cs="Times New Roman"/>
                  </w:rPr>
                  <m:t>2</m:t>
                </m:r>
              </m:sup>
            </m:sSup>
            <m:r>
              <w:rPr>
                <w:rFonts w:ascii="Cambria Math" w:eastAsia="宋体" w:hAnsi="Cambria Math" w:cs="Times New Roman"/>
              </w:rPr>
              <m:t>+b</m:t>
            </m:r>
          </m:num>
          <m:den>
            <m:r>
              <w:rPr>
                <w:rFonts w:ascii="Cambria Math" w:eastAsia="宋体" w:hAnsi="Cambria Math" w:cs="Times New Roman"/>
              </w:rPr>
              <m:t>1+</m:t>
            </m:r>
            <m:sSup>
              <m:sSupPr>
                <m:ctrlPr>
                  <w:rPr>
                    <w:rFonts w:ascii="Cambria Math" w:eastAsia="宋体" w:hAnsi="Cambria Math" w:cs="Times New Roman"/>
                    <w:i/>
                  </w:rPr>
                </m:ctrlPr>
              </m:sSupPr>
              <m:e>
                <m:r>
                  <w:rPr>
                    <w:rFonts w:ascii="Cambria Math" w:eastAsia="宋体" w:hAnsi="Cambria Math" w:cs="Times New Roman"/>
                  </w:rPr>
                  <m:t>e</m:t>
                </m:r>
              </m:e>
              <m:sup>
                <m:r>
                  <w:rPr>
                    <w:rFonts w:ascii="Cambria Math" w:eastAsia="宋体" w:hAnsi="Cambria Math" w:cs="Times New Roman"/>
                  </w:rPr>
                  <m:t>-kx</m:t>
                </m:r>
              </m:sup>
            </m:sSup>
          </m:den>
        </m:f>
      </m:oMath>
      <w:r w:rsidRPr="0031162D">
        <w:rPr>
          <w:rFonts w:ascii="Times New Roman" w:eastAsia="宋体" w:hAnsi="Times New Roman" w:cs="Times New Roman"/>
        </w:rPr>
        <w:t xml:space="preserve">        </w:t>
      </w:r>
      <w:r w:rsidR="000E779E" w:rsidRPr="0031162D">
        <w:rPr>
          <w:rFonts w:ascii="Times New Roman" w:eastAsia="宋体" w:hAnsi="Times New Roman" w:cs="Times New Roman"/>
        </w:rPr>
        <w:t xml:space="preserve"> </w:t>
      </w:r>
      <w:r w:rsidRPr="0031162D">
        <w:rPr>
          <w:rFonts w:ascii="Times New Roman" w:eastAsia="宋体" w:hAnsi="Times New Roman" w:cs="Times New Roman"/>
        </w:rPr>
        <w:t xml:space="preserve">                          </w:t>
      </w:r>
      <w:r w:rsidR="00A21D5F">
        <w:rPr>
          <w:rFonts w:ascii="Times New Roman" w:eastAsia="宋体" w:hAnsi="Times New Roman" w:cs="Times New Roman"/>
        </w:rPr>
        <w:t>(</w:t>
      </w:r>
      <w:r w:rsidRPr="0031162D">
        <w:rPr>
          <w:rFonts w:ascii="Times New Roman" w:eastAsia="宋体" w:hAnsi="Times New Roman" w:cs="Times New Roman"/>
        </w:rPr>
        <w:t>4</w:t>
      </w:r>
      <w:r w:rsidR="00A21D5F">
        <w:rPr>
          <w:rFonts w:ascii="Times New Roman" w:eastAsia="宋体" w:hAnsi="Times New Roman" w:cs="Times New Roman"/>
        </w:rPr>
        <w:t>)</w:t>
      </w:r>
    </w:p>
    <w:p w14:paraId="2054ABE0" w14:textId="77777777" w:rsidR="000E779E" w:rsidRPr="0031162D" w:rsidRDefault="000E779E" w:rsidP="000E779E">
      <w:pPr>
        <w:ind w:firstLineChars="202" w:firstLine="424"/>
        <w:jc w:val="right"/>
        <w:rPr>
          <w:rFonts w:ascii="Times New Roman" w:eastAsia="宋体" w:hAnsi="Times New Roman" w:cs="Times New Roman"/>
        </w:rPr>
      </w:pPr>
    </w:p>
    <w:p w14:paraId="6B526473" w14:textId="77777777" w:rsidR="002D7329" w:rsidRPr="0031162D" w:rsidRDefault="00772A79" w:rsidP="0031162D">
      <w:pPr>
        <w:spacing w:beforeLines="25" w:before="78" w:afterLines="25" w:after="78"/>
        <w:rPr>
          <w:rFonts w:ascii="Times New Roman" w:eastAsia="宋体" w:hAnsi="Times New Roman" w:cs="Times New Roman"/>
          <w:b/>
          <w:sz w:val="24"/>
        </w:rPr>
      </w:pPr>
      <w:r w:rsidRPr="0031162D">
        <w:rPr>
          <w:rFonts w:ascii="Times New Roman" w:eastAsia="宋体" w:hAnsi="Times New Roman" w:cs="Times New Roman"/>
          <w:b/>
          <w:sz w:val="24"/>
        </w:rPr>
        <w:t xml:space="preserve">3  </w:t>
      </w:r>
      <w:r w:rsidRPr="0031162D">
        <w:rPr>
          <w:rFonts w:ascii="Times New Roman" w:eastAsia="宋体" w:hAnsi="Times New Roman" w:cs="Times New Roman"/>
          <w:b/>
          <w:sz w:val="24"/>
        </w:rPr>
        <w:t>函数模型的非线性拟合</w:t>
      </w:r>
    </w:p>
    <w:p w14:paraId="52E472D5" w14:textId="77777777" w:rsidR="002D7329" w:rsidRPr="0031162D" w:rsidRDefault="00772A79">
      <w:pPr>
        <w:ind w:firstLineChars="202" w:firstLine="424"/>
        <w:jc w:val="left"/>
        <w:rPr>
          <w:rFonts w:ascii="Times New Roman" w:eastAsia="宋体" w:hAnsi="Times New Roman" w:cs="Times New Roman"/>
        </w:rPr>
      </w:pPr>
      <w:r w:rsidRPr="0031162D">
        <w:rPr>
          <w:rFonts w:ascii="Times New Roman" w:eastAsia="宋体" w:hAnsi="Times New Roman" w:cs="Times New Roman"/>
        </w:rPr>
        <w:t>为了探讨式</w:t>
      </w:r>
      <w:r w:rsidR="00A21D5F">
        <w:rPr>
          <w:rFonts w:ascii="Times New Roman" w:eastAsia="宋体" w:hAnsi="Times New Roman" w:cs="Times New Roman"/>
        </w:rPr>
        <w:t>(</w:t>
      </w:r>
      <w:r w:rsidRPr="0031162D">
        <w:rPr>
          <w:rFonts w:ascii="Times New Roman" w:eastAsia="宋体" w:hAnsi="Times New Roman" w:cs="Times New Roman"/>
        </w:rPr>
        <w:t>4</w:t>
      </w:r>
      <w:r w:rsidR="00A21D5F">
        <w:rPr>
          <w:rFonts w:ascii="Times New Roman" w:eastAsia="宋体" w:hAnsi="Times New Roman" w:cs="Times New Roman"/>
        </w:rPr>
        <w:t>)</w:t>
      </w:r>
      <w:r w:rsidRPr="0031162D">
        <w:rPr>
          <w:rFonts w:ascii="Times New Roman" w:eastAsia="宋体" w:hAnsi="Times New Roman" w:cs="Times New Roman"/>
        </w:rPr>
        <w:t>所示的函数模型是否适宜于模拟茧丝纤度曲线的形态</w:t>
      </w:r>
      <w:ins w:id="102" w:author="XU" w:date="2018-09-26T14:36:00Z">
        <w:r w:rsidR="000F22F4">
          <w:rPr>
            <w:rFonts w:ascii="Times New Roman" w:eastAsia="宋体" w:hAnsi="Times New Roman" w:cs="Times New Roman" w:hint="eastAsia"/>
          </w:rPr>
          <w:t>，</w:t>
        </w:r>
      </w:ins>
      <w:del w:id="103" w:author="XU" w:date="2018-09-26T14:36:00Z">
        <w:r w:rsidRPr="0031162D" w:rsidDel="000F22F4">
          <w:rPr>
            <w:rFonts w:ascii="Times New Roman" w:eastAsia="宋体" w:hAnsi="Times New Roman" w:cs="Times New Roman"/>
          </w:rPr>
          <w:delText>。</w:delText>
        </w:r>
      </w:del>
      <w:r w:rsidRPr="0031162D">
        <w:rPr>
          <w:rFonts w:ascii="Times New Roman" w:eastAsia="宋体" w:hAnsi="Times New Roman" w:cs="Times New Roman"/>
        </w:rPr>
        <w:t>在此先以茧丝纤度调查获得的茧丝纤度曲线数据为基础，对函数模型进行非线性拟合，并探讨茧丝纤度曲线形态与函数模型参数之间的关系。</w:t>
      </w:r>
    </w:p>
    <w:p w14:paraId="21163451" w14:textId="77777777" w:rsidR="002D7329" w:rsidRPr="0031162D" w:rsidRDefault="00772A79">
      <w:pPr>
        <w:rPr>
          <w:rFonts w:ascii="Times New Roman" w:eastAsia="宋体" w:hAnsi="Times New Roman" w:cs="Times New Roman"/>
          <w:b/>
        </w:rPr>
      </w:pPr>
      <w:r w:rsidRPr="0031162D">
        <w:rPr>
          <w:rFonts w:ascii="Times New Roman" w:eastAsia="宋体" w:hAnsi="Times New Roman" w:cs="Times New Roman"/>
          <w:b/>
        </w:rPr>
        <w:t xml:space="preserve">3.1 </w:t>
      </w:r>
      <w:r w:rsidRPr="0031162D">
        <w:rPr>
          <w:rFonts w:ascii="Times New Roman" w:eastAsia="宋体" w:hAnsi="Times New Roman" w:cs="Times New Roman"/>
          <w:b/>
        </w:rPr>
        <w:t>数据的准备与预处理</w:t>
      </w:r>
    </w:p>
    <w:p w14:paraId="6BE1C038" w14:textId="77777777" w:rsidR="002D7329" w:rsidRPr="0031162D" w:rsidRDefault="00A21D5F">
      <w:pPr>
        <w:ind w:firstLineChars="202" w:firstLine="424"/>
        <w:rPr>
          <w:rFonts w:ascii="Times New Roman" w:eastAsia="宋体" w:hAnsi="Times New Roman" w:cs="Times New Roman"/>
        </w:rPr>
      </w:pPr>
      <w:del w:id="104" w:author="XU" w:date="2018-09-26T14:36:00Z">
        <w:r w:rsidDel="000F22F4">
          <w:rPr>
            <w:rFonts w:ascii="Times New Roman" w:eastAsia="宋体" w:hAnsi="Times New Roman" w:cs="Times New Roman"/>
          </w:rPr>
          <w:delText>(</w:delText>
        </w:r>
      </w:del>
      <w:r w:rsidR="00772A79" w:rsidRPr="0031162D">
        <w:rPr>
          <w:rFonts w:ascii="Times New Roman" w:eastAsia="宋体" w:hAnsi="Times New Roman" w:cs="Times New Roman"/>
        </w:rPr>
        <w:t>1</w:t>
      </w:r>
      <w:r>
        <w:rPr>
          <w:rFonts w:ascii="Times New Roman" w:eastAsia="宋体" w:hAnsi="Times New Roman" w:cs="Times New Roman"/>
        </w:rPr>
        <w:t>)</w:t>
      </w:r>
      <w:r w:rsidR="00772A79" w:rsidRPr="0031162D">
        <w:rPr>
          <w:rFonts w:ascii="Times New Roman" w:eastAsia="宋体" w:hAnsi="Times New Roman" w:cs="Times New Roman"/>
        </w:rPr>
        <w:t>设图</w:t>
      </w:r>
      <w:r w:rsidR="00772A79" w:rsidRPr="0031162D">
        <w:rPr>
          <w:rFonts w:ascii="Times New Roman" w:eastAsia="宋体" w:hAnsi="Times New Roman" w:cs="Times New Roman"/>
        </w:rPr>
        <w:t>1</w:t>
      </w:r>
      <w:r>
        <w:rPr>
          <w:rFonts w:ascii="Times New Roman" w:eastAsia="宋体" w:hAnsi="Times New Roman" w:cs="Times New Roman"/>
        </w:rPr>
        <w:t>(</w:t>
      </w:r>
      <w:r w:rsidR="00772A79" w:rsidRPr="0031162D">
        <w:rPr>
          <w:rFonts w:ascii="Times New Roman" w:eastAsia="宋体" w:hAnsi="Times New Roman" w:cs="Times New Roman"/>
          <w:i/>
        </w:rPr>
        <w:t>a</w:t>
      </w:r>
      <w:r>
        <w:rPr>
          <w:rFonts w:ascii="Times New Roman" w:eastAsia="宋体" w:hAnsi="Times New Roman" w:cs="Times New Roman"/>
        </w:rPr>
        <w:t>)</w:t>
      </w:r>
      <w:ins w:id="105" w:author="XU" w:date="2018-09-26T14:36:00Z">
        <w:r w:rsidR="000F22F4">
          <w:rPr>
            <w:rFonts w:ascii="Times New Roman" w:eastAsia="宋体" w:hAnsi="Times New Roman" w:cs="Times New Roman" w:hint="eastAsia"/>
          </w:rPr>
          <w:t>~</w:t>
        </w:r>
      </w:ins>
      <w:del w:id="106" w:author="XU" w:date="2018-09-26T14:36:00Z">
        <w:r w:rsidR="00772A79" w:rsidRPr="0031162D" w:rsidDel="000F22F4">
          <w:rPr>
            <w:rFonts w:ascii="Times New Roman" w:eastAsia="宋体" w:hAnsi="Times New Roman" w:cs="Times New Roman"/>
          </w:rPr>
          <w:delText>-</w:delText>
        </w:r>
      </w:del>
      <w:r>
        <w:rPr>
          <w:rFonts w:ascii="Times New Roman" w:eastAsia="宋体" w:hAnsi="Times New Roman" w:cs="Times New Roman"/>
        </w:rPr>
        <w:t>(</w:t>
      </w:r>
      <w:r w:rsidR="00772A79" w:rsidRPr="0031162D">
        <w:rPr>
          <w:rFonts w:ascii="Times New Roman" w:eastAsia="宋体" w:hAnsi="Times New Roman" w:cs="Times New Roman"/>
          <w:i/>
        </w:rPr>
        <w:t>d</w:t>
      </w:r>
      <w:r>
        <w:rPr>
          <w:rFonts w:ascii="Times New Roman" w:eastAsia="宋体" w:hAnsi="Times New Roman" w:cs="Times New Roman"/>
        </w:rPr>
        <w:t>)</w:t>
      </w:r>
      <w:r w:rsidR="00772A79" w:rsidRPr="0031162D">
        <w:rPr>
          <w:rFonts w:ascii="Times New Roman" w:eastAsia="宋体" w:hAnsi="Times New Roman" w:cs="Times New Roman"/>
        </w:rPr>
        <w:t>所示茧丝纤度曲线数据均具有如下格式：</w:t>
      </w:r>
    </w:p>
    <w:p w14:paraId="4E981868" w14:textId="77777777" w:rsidR="002D7329" w:rsidRPr="0031162D" w:rsidRDefault="00772A79" w:rsidP="000E779E">
      <w:pPr>
        <w:wordWrap w:val="0"/>
        <w:ind w:firstLineChars="202" w:firstLine="424"/>
        <w:jc w:val="right"/>
        <w:rPr>
          <w:rFonts w:ascii="Times New Roman" w:eastAsia="宋体" w:hAnsi="Times New Roman" w:cs="Times New Roman"/>
        </w:rPr>
      </w:pPr>
      <m:oMath>
        <m:r>
          <w:rPr>
            <w:rFonts w:ascii="Cambria Math" w:eastAsia="宋体" w:hAnsi="Cambria Math" w:cs="Times New Roman"/>
          </w:rPr>
          <m:t>S=</m:t>
        </m:r>
        <m:d>
          <m:dPr>
            <m:begChr m:val="["/>
            <m:endChr m:val="]"/>
            <m:ctrlPr>
              <w:rPr>
                <w:rFonts w:ascii="Cambria Math" w:eastAsia="宋体" w:hAnsi="Cambria Math" w:cs="Times New Roman"/>
              </w:rPr>
            </m:ctrlPr>
          </m:dPr>
          <m:e>
            <m:m>
              <m:mPr>
                <m:mcs>
                  <m:mc>
                    <m:mcPr>
                      <m:count m:val="8"/>
                      <m:mcJc m:val="center"/>
                    </m:mcPr>
                  </m:mc>
                </m:mcs>
                <m:ctrlPr>
                  <w:rPr>
                    <w:rFonts w:ascii="Cambria Math" w:eastAsia="宋体" w:hAnsi="Cambria Math" w:cs="Times New Roman"/>
                    <w:i/>
                  </w:rPr>
                </m:ctrlPr>
              </m:mPr>
              <m:mr>
                <m:e>
                  <m:sSub>
                    <m:sSubPr>
                      <m:ctrlPr>
                        <w:rPr>
                          <w:rFonts w:ascii="Cambria Math" w:eastAsia="宋体" w:hAnsi="Cambria Math" w:cs="Times New Roman"/>
                          <w:i/>
                        </w:rPr>
                      </m:ctrlPr>
                    </m:sSubPr>
                    <m:e>
                      <m:r>
                        <w:rPr>
                          <w:rFonts w:ascii="Cambria Math" w:eastAsia="宋体" w:hAnsi="Cambria Math" w:cs="Times New Roman"/>
                        </w:rPr>
                        <m:t>y</m:t>
                      </m:r>
                    </m:e>
                    <m:sub>
                      <m:r>
                        <w:rPr>
                          <w:rFonts w:ascii="Cambria Math" w:eastAsia="宋体" w:hAnsi="Cambria Math" w:cs="Times New Roman"/>
                        </w:rPr>
                        <m:t>1,0</m:t>
                      </m:r>
                    </m:sub>
                  </m:sSub>
                </m:e>
                <m:e>
                  <m:sSub>
                    <m:sSubPr>
                      <m:ctrlPr>
                        <w:rPr>
                          <w:rFonts w:ascii="Cambria Math" w:eastAsia="宋体" w:hAnsi="Cambria Math" w:cs="Times New Roman"/>
                          <w:i/>
                        </w:rPr>
                      </m:ctrlPr>
                    </m:sSubPr>
                    <m:e>
                      <m:r>
                        <w:rPr>
                          <w:rFonts w:ascii="Cambria Math" w:eastAsia="宋体" w:hAnsi="Cambria Math" w:cs="Times New Roman"/>
                        </w:rPr>
                        <m:t>y</m:t>
                      </m:r>
                    </m:e>
                    <m:sub>
                      <m:r>
                        <w:rPr>
                          <w:rFonts w:ascii="Cambria Math" w:eastAsia="宋体" w:hAnsi="Cambria Math" w:cs="Times New Roman"/>
                        </w:rPr>
                        <m:t>1,1</m:t>
                      </m:r>
                    </m:sub>
                  </m:sSub>
                </m:e>
                <m:e>
                  <m:sSub>
                    <m:sSubPr>
                      <m:ctrlPr>
                        <w:rPr>
                          <w:rFonts w:ascii="Cambria Math" w:eastAsia="宋体" w:hAnsi="Cambria Math" w:cs="Times New Roman"/>
                          <w:i/>
                        </w:rPr>
                      </m:ctrlPr>
                    </m:sSubPr>
                    <m:e>
                      <m:r>
                        <w:rPr>
                          <w:rFonts w:ascii="Cambria Math" w:eastAsia="宋体" w:hAnsi="Cambria Math" w:cs="Times New Roman"/>
                        </w:rPr>
                        <m:t>y</m:t>
                      </m:r>
                    </m:e>
                    <m:sub>
                      <m:r>
                        <w:rPr>
                          <w:rFonts w:ascii="Cambria Math" w:eastAsia="宋体" w:hAnsi="Cambria Math" w:cs="Times New Roman"/>
                        </w:rPr>
                        <m:t>1,2</m:t>
                      </m:r>
                    </m:sub>
                  </m:sSub>
                </m:e>
                <m:e>
                  <m:r>
                    <w:rPr>
                      <w:rFonts w:ascii="Cambria Math" w:eastAsia="宋体" w:hAnsi="Cambria Math" w:cs="Times New Roman"/>
                    </w:rPr>
                    <m:t>⋯</m:t>
                  </m:r>
                </m:e>
                <m:e>
                  <m:sSub>
                    <m:sSubPr>
                      <m:ctrlPr>
                        <w:rPr>
                          <w:rFonts w:ascii="Cambria Math" w:eastAsia="宋体" w:hAnsi="Cambria Math" w:cs="Times New Roman"/>
                          <w:i/>
                        </w:rPr>
                      </m:ctrlPr>
                    </m:sSubPr>
                    <m:e>
                      <m:r>
                        <w:rPr>
                          <w:rFonts w:ascii="Cambria Math" w:eastAsia="宋体" w:hAnsi="Cambria Math" w:cs="Times New Roman"/>
                        </w:rPr>
                        <m:t>y</m:t>
                      </m:r>
                    </m:e>
                    <m:sub>
                      <m:r>
                        <w:rPr>
                          <w:rFonts w:ascii="Cambria Math" w:eastAsia="宋体" w:hAnsi="Cambria Math" w:cs="Times New Roman"/>
                        </w:rPr>
                        <m:t>1,i</m:t>
                      </m:r>
                    </m:sub>
                  </m:sSub>
                </m:e>
                <m:e>
                  <m:r>
                    <w:rPr>
                      <w:rFonts w:ascii="Cambria Math" w:eastAsia="宋体" w:hAnsi="Cambria Math" w:cs="Times New Roman"/>
                    </w:rPr>
                    <m:t>⋯</m:t>
                  </m:r>
                </m:e>
                <m:e>
                  <m:sSub>
                    <m:sSubPr>
                      <m:ctrlPr>
                        <w:rPr>
                          <w:rFonts w:ascii="Cambria Math" w:eastAsia="宋体" w:hAnsi="Cambria Math" w:cs="Times New Roman"/>
                          <w:i/>
                        </w:rPr>
                      </m:ctrlPr>
                    </m:sSubPr>
                    <m:e>
                      <m:r>
                        <w:rPr>
                          <w:rFonts w:ascii="Cambria Math" w:eastAsia="宋体" w:hAnsi="Cambria Math" w:cs="Times New Roman"/>
                        </w:rPr>
                        <m:t>y</m:t>
                      </m:r>
                    </m:e>
                    <m:sub>
                      <m:r>
                        <w:rPr>
                          <w:rFonts w:ascii="Cambria Math" w:eastAsia="宋体" w:hAnsi="Cambria Math" w:cs="Times New Roman"/>
                        </w:rPr>
                        <m:t>1,</m:t>
                      </m:r>
                      <m:sSub>
                        <m:sSubPr>
                          <m:ctrlPr>
                            <w:rPr>
                              <w:rFonts w:ascii="Cambria Math" w:eastAsia="宋体" w:hAnsi="Cambria Math" w:cs="Times New Roman"/>
                              <w:i/>
                            </w:rPr>
                          </m:ctrlPr>
                        </m:sSubPr>
                        <m:e>
                          <m:r>
                            <w:rPr>
                              <w:rFonts w:ascii="Cambria Math" w:eastAsia="宋体" w:hAnsi="Cambria Math" w:cs="Times New Roman"/>
                            </w:rPr>
                            <m:t>n</m:t>
                          </m:r>
                        </m:e>
                        <m:sub>
                          <m:r>
                            <w:rPr>
                              <w:rFonts w:ascii="Cambria Math" w:eastAsia="宋体" w:hAnsi="Cambria Math" w:cs="Times New Roman"/>
                            </w:rPr>
                            <m:t>1</m:t>
                          </m:r>
                        </m:sub>
                      </m:sSub>
                      <m:r>
                        <w:rPr>
                          <w:rFonts w:ascii="Cambria Math" w:eastAsia="宋体" w:hAnsi="Cambria Math" w:cs="Times New Roman"/>
                        </w:rPr>
                        <m:t>-2</m:t>
                      </m:r>
                    </m:sub>
                  </m:sSub>
                </m:e>
                <m:e>
                  <m:sSub>
                    <m:sSubPr>
                      <m:ctrlPr>
                        <w:rPr>
                          <w:rFonts w:ascii="Cambria Math" w:eastAsia="宋体" w:hAnsi="Cambria Math" w:cs="Times New Roman"/>
                          <w:i/>
                        </w:rPr>
                      </m:ctrlPr>
                    </m:sSubPr>
                    <m:e>
                      <m:r>
                        <w:rPr>
                          <w:rFonts w:ascii="Cambria Math" w:eastAsia="宋体" w:hAnsi="Cambria Math" w:cs="Times New Roman"/>
                        </w:rPr>
                        <m:t>y</m:t>
                      </m:r>
                    </m:e>
                    <m:sub>
                      <m:r>
                        <w:rPr>
                          <w:rFonts w:ascii="Cambria Math" w:eastAsia="宋体" w:hAnsi="Cambria Math" w:cs="Times New Roman"/>
                        </w:rPr>
                        <m:t>1,</m:t>
                      </m:r>
                      <m:sSub>
                        <m:sSubPr>
                          <m:ctrlPr>
                            <w:rPr>
                              <w:rFonts w:ascii="Cambria Math" w:eastAsia="宋体" w:hAnsi="Cambria Math" w:cs="Times New Roman"/>
                              <w:i/>
                            </w:rPr>
                          </m:ctrlPr>
                        </m:sSubPr>
                        <m:e>
                          <m:r>
                            <w:rPr>
                              <w:rFonts w:ascii="Cambria Math" w:eastAsia="宋体" w:hAnsi="Cambria Math" w:cs="Times New Roman"/>
                            </w:rPr>
                            <m:t>n</m:t>
                          </m:r>
                        </m:e>
                        <m:sub>
                          <m:r>
                            <w:rPr>
                              <w:rFonts w:ascii="Cambria Math" w:eastAsia="宋体" w:hAnsi="Cambria Math" w:cs="Times New Roman"/>
                            </w:rPr>
                            <m:t>1</m:t>
                          </m:r>
                        </m:sub>
                      </m:sSub>
                      <m:r>
                        <w:rPr>
                          <w:rFonts w:ascii="Cambria Math" w:eastAsia="宋体" w:hAnsi="Cambria Math" w:cs="Times New Roman"/>
                        </w:rPr>
                        <m:t>-1</m:t>
                      </m:r>
                    </m:sub>
                  </m:sSub>
                </m:e>
              </m:mr>
              <m:mr>
                <m:e>
                  <m:sSub>
                    <m:sSubPr>
                      <m:ctrlPr>
                        <w:rPr>
                          <w:rFonts w:ascii="Cambria Math" w:eastAsia="宋体" w:hAnsi="Cambria Math" w:cs="Times New Roman"/>
                          <w:i/>
                        </w:rPr>
                      </m:ctrlPr>
                    </m:sSubPr>
                    <m:e>
                      <m:r>
                        <w:rPr>
                          <w:rFonts w:ascii="Cambria Math" w:eastAsia="宋体" w:hAnsi="Cambria Math" w:cs="Times New Roman"/>
                        </w:rPr>
                        <m:t>y</m:t>
                      </m:r>
                    </m:e>
                    <m:sub>
                      <m:r>
                        <w:rPr>
                          <w:rFonts w:ascii="Cambria Math" w:eastAsia="宋体" w:hAnsi="Cambria Math" w:cs="Times New Roman"/>
                        </w:rPr>
                        <m:t>2,0</m:t>
                      </m:r>
                    </m:sub>
                  </m:sSub>
                </m:e>
                <m:e>
                  <m:sSub>
                    <m:sSubPr>
                      <m:ctrlPr>
                        <w:rPr>
                          <w:rFonts w:ascii="Cambria Math" w:eastAsia="宋体" w:hAnsi="Cambria Math" w:cs="Times New Roman"/>
                          <w:i/>
                        </w:rPr>
                      </m:ctrlPr>
                    </m:sSubPr>
                    <m:e>
                      <m:r>
                        <w:rPr>
                          <w:rFonts w:ascii="Cambria Math" w:eastAsia="宋体" w:hAnsi="Cambria Math" w:cs="Times New Roman"/>
                        </w:rPr>
                        <m:t>y</m:t>
                      </m:r>
                    </m:e>
                    <m:sub>
                      <m:r>
                        <w:rPr>
                          <w:rFonts w:ascii="Cambria Math" w:eastAsia="宋体" w:hAnsi="Cambria Math" w:cs="Times New Roman"/>
                        </w:rPr>
                        <m:t>2,1</m:t>
                      </m:r>
                    </m:sub>
                  </m:sSub>
                </m:e>
                <m:e>
                  <m:sSub>
                    <m:sSubPr>
                      <m:ctrlPr>
                        <w:rPr>
                          <w:rFonts w:ascii="Cambria Math" w:eastAsia="宋体" w:hAnsi="Cambria Math" w:cs="Times New Roman"/>
                          <w:i/>
                        </w:rPr>
                      </m:ctrlPr>
                    </m:sSubPr>
                    <m:e>
                      <m:r>
                        <w:rPr>
                          <w:rFonts w:ascii="Cambria Math" w:eastAsia="宋体" w:hAnsi="Cambria Math" w:cs="Times New Roman"/>
                        </w:rPr>
                        <m:t>y</m:t>
                      </m:r>
                    </m:e>
                    <m:sub>
                      <m:r>
                        <w:rPr>
                          <w:rFonts w:ascii="Cambria Math" w:eastAsia="宋体" w:hAnsi="Cambria Math" w:cs="Times New Roman"/>
                        </w:rPr>
                        <m:t>2,2</m:t>
                      </m:r>
                    </m:sub>
                  </m:sSub>
                </m:e>
                <m:e>
                  <m:r>
                    <w:rPr>
                      <w:rFonts w:ascii="Cambria Math" w:eastAsia="宋体" w:hAnsi="Cambria Math" w:cs="Times New Roman"/>
                    </w:rPr>
                    <m:t>⋯</m:t>
                  </m:r>
                </m:e>
                <m:e>
                  <m:sSub>
                    <m:sSubPr>
                      <m:ctrlPr>
                        <w:rPr>
                          <w:rFonts w:ascii="Cambria Math" w:eastAsia="宋体" w:hAnsi="Cambria Math" w:cs="Times New Roman"/>
                          <w:i/>
                        </w:rPr>
                      </m:ctrlPr>
                    </m:sSubPr>
                    <m:e>
                      <m:r>
                        <w:rPr>
                          <w:rFonts w:ascii="Cambria Math" w:eastAsia="宋体" w:hAnsi="Cambria Math" w:cs="Times New Roman"/>
                        </w:rPr>
                        <m:t>y</m:t>
                      </m:r>
                    </m:e>
                    <m:sub>
                      <m:r>
                        <w:rPr>
                          <w:rFonts w:ascii="Cambria Math" w:eastAsia="宋体" w:hAnsi="Cambria Math" w:cs="Times New Roman"/>
                        </w:rPr>
                        <m:t>2,i</m:t>
                      </m:r>
                    </m:sub>
                  </m:sSub>
                </m:e>
                <m:e>
                  <m:r>
                    <w:rPr>
                      <w:rFonts w:ascii="Cambria Math" w:eastAsia="宋体" w:hAnsi="Cambria Math" w:cs="Times New Roman"/>
                    </w:rPr>
                    <m:t>⋯</m:t>
                  </m:r>
                </m:e>
                <m:e>
                  <m:sSub>
                    <m:sSubPr>
                      <m:ctrlPr>
                        <w:rPr>
                          <w:rFonts w:ascii="Cambria Math" w:eastAsia="宋体" w:hAnsi="Cambria Math" w:cs="Times New Roman"/>
                          <w:i/>
                        </w:rPr>
                      </m:ctrlPr>
                    </m:sSubPr>
                    <m:e>
                      <m:r>
                        <w:rPr>
                          <w:rFonts w:ascii="Cambria Math" w:eastAsia="宋体" w:hAnsi="Cambria Math" w:cs="Times New Roman"/>
                        </w:rPr>
                        <m:t>y</m:t>
                      </m:r>
                    </m:e>
                    <m:sub>
                      <m:r>
                        <w:rPr>
                          <w:rFonts w:ascii="Cambria Math" w:eastAsia="宋体" w:hAnsi="Cambria Math" w:cs="Times New Roman"/>
                        </w:rPr>
                        <m:t>2,</m:t>
                      </m:r>
                      <m:sSub>
                        <m:sSubPr>
                          <m:ctrlPr>
                            <w:rPr>
                              <w:rFonts w:ascii="Cambria Math" w:eastAsia="宋体" w:hAnsi="Cambria Math" w:cs="Times New Roman"/>
                              <w:i/>
                            </w:rPr>
                          </m:ctrlPr>
                        </m:sSubPr>
                        <m:e>
                          <m:r>
                            <w:rPr>
                              <w:rFonts w:ascii="Cambria Math" w:eastAsia="宋体" w:hAnsi="Cambria Math" w:cs="Times New Roman"/>
                            </w:rPr>
                            <m:t>n</m:t>
                          </m:r>
                        </m:e>
                        <m:sub>
                          <m:r>
                            <w:rPr>
                              <w:rFonts w:ascii="Cambria Math" w:eastAsia="宋体" w:hAnsi="Cambria Math" w:cs="Times New Roman"/>
                            </w:rPr>
                            <m:t>2</m:t>
                          </m:r>
                        </m:sub>
                      </m:sSub>
                      <m:r>
                        <w:rPr>
                          <w:rFonts w:ascii="Cambria Math" w:eastAsia="宋体" w:hAnsi="Cambria Math" w:cs="Times New Roman"/>
                        </w:rPr>
                        <m:t>-2</m:t>
                      </m:r>
                    </m:sub>
                  </m:sSub>
                </m:e>
                <m:e>
                  <m:sSub>
                    <m:sSubPr>
                      <m:ctrlPr>
                        <w:rPr>
                          <w:rFonts w:ascii="Cambria Math" w:eastAsia="宋体" w:hAnsi="Cambria Math" w:cs="Times New Roman"/>
                          <w:i/>
                        </w:rPr>
                      </m:ctrlPr>
                    </m:sSubPr>
                    <m:e>
                      <m:r>
                        <w:rPr>
                          <w:rFonts w:ascii="Cambria Math" w:eastAsia="宋体" w:hAnsi="Cambria Math" w:cs="Times New Roman"/>
                        </w:rPr>
                        <m:t>y</m:t>
                      </m:r>
                    </m:e>
                    <m:sub>
                      <m:r>
                        <w:rPr>
                          <w:rFonts w:ascii="Cambria Math" w:eastAsia="宋体" w:hAnsi="Cambria Math" w:cs="Times New Roman"/>
                        </w:rPr>
                        <m:t>2,</m:t>
                      </m:r>
                      <m:sSub>
                        <m:sSubPr>
                          <m:ctrlPr>
                            <w:rPr>
                              <w:rFonts w:ascii="Cambria Math" w:eastAsia="宋体" w:hAnsi="Cambria Math" w:cs="Times New Roman"/>
                              <w:i/>
                            </w:rPr>
                          </m:ctrlPr>
                        </m:sSubPr>
                        <m:e>
                          <m:r>
                            <w:rPr>
                              <w:rFonts w:ascii="Cambria Math" w:eastAsia="宋体" w:hAnsi="Cambria Math" w:cs="Times New Roman"/>
                            </w:rPr>
                            <m:t>n</m:t>
                          </m:r>
                        </m:e>
                        <m:sub>
                          <m:r>
                            <w:rPr>
                              <w:rFonts w:ascii="Cambria Math" w:eastAsia="宋体" w:hAnsi="Cambria Math" w:cs="Times New Roman"/>
                            </w:rPr>
                            <m:t>2</m:t>
                          </m:r>
                        </m:sub>
                      </m:sSub>
                      <m:r>
                        <w:rPr>
                          <w:rFonts w:ascii="Cambria Math" w:eastAsia="宋体" w:hAnsi="Cambria Math" w:cs="Times New Roman"/>
                        </w:rPr>
                        <m:t>-1</m:t>
                      </m:r>
                    </m:sub>
                  </m:sSub>
                </m:e>
              </m:mr>
              <m:mr>
                <m:e>
                  <m:r>
                    <w:rPr>
                      <w:rFonts w:ascii="Cambria Math" w:eastAsia="宋体" w:hAnsi="Cambria Math" w:cs="Times New Roman"/>
                    </w:rPr>
                    <m:t>⋮</m:t>
                  </m:r>
                </m:e>
                <m:e>
                  <m:r>
                    <w:rPr>
                      <w:rFonts w:ascii="Cambria Math" w:eastAsia="宋体" w:hAnsi="Cambria Math" w:cs="Times New Roman"/>
                    </w:rPr>
                    <m:t>⋮</m:t>
                  </m:r>
                </m:e>
                <m:e>
                  <m:r>
                    <w:rPr>
                      <w:rFonts w:ascii="Cambria Math" w:eastAsia="宋体" w:hAnsi="Cambria Math" w:cs="Times New Roman"/>
                    </w:rPr>
                    <m:t>⋮</m:t>
                  </m:r>
                </m:e>
                <m:e>
                  <m:r>
                    <w:rPr>
                      <w:rFonts w:ascii="Cambria Math" w:eastAsia="宋体" w:hAnsi="Cambria Math" w:cs="Times New Roman"/>
                    </w:rPr>
                    <m:t>⋱</m:t>
                  </m:r>
                </m:e>
                <m:e>
                  <m:r>
                    <w:rPr>
                      <w:rFonts w:ascii="Cambria Math" w:eastAsia="宋体" w:hAnsi="Cambria Math" w:cs="Times New Roman"/>
                    </w:rPr>
                    <m:t>⋱</m:t>
                  </m:r>
                </m:e>
                <m:e>
                  <m:r>
                    <w:rPr>
                      <w:rFonts w:ascii="Cambria Math" w:eastAsia="宋体" w:hAnsi="Cambria Math" w:cs="Times New Roman"/>
                    </w:rPr>
                    <m:t>⋱</m:t>
                  </m:r>
                </m:e>
                <m:e>
                  <m:r>
                    <w:rPr>
                      <w:rFonts w:ascii="Cambria Math" w:eastAsia="宋体" w:hAnsi="Cambria Math" w:cs="Times New Roman"/>
                    </w:rPr>
                    <m:t>⋮</m:t>
                  </m:r>
                </m:e>
                <m:e>
                  <m:r>
                    <w:rPr>
                      <w:rFonts w:ascii="Cambria Math" w:eastAsia="宋体" w:hAnsi="Cambria Math" w:cs="Times New Roman"/>
                    </w:rPr>
                    <m:t>⋮</m:t>
                  </m:r>
                </m:e>
              </m:mr>
              <m:mr>
                <m:e>
                  <m:sSub>
                    <m:sSubPr>
                      <m:ctrlPr>
                        <w:rPr>
                          <w:rFonts w:ascii="Cambria Math" w:eastAsia="宋体" w:hAnsi="Cambria Math" w:cs="Times New Roman"/>
                          <w:i/>
                        </w:rPr>
                      </m:ctrlPr>
                    </m:sSubPr>
                    <m:e>
                      <m:r>
                        <w:rPr>
                          <w:rFonts w:ascii="Cambria Math" w:eastAsia="宋体" w:hAnsi="Cambria Math" w:cs="Times New Roman"/>
                        </w:rPr>
                        <m:t>y</m:t>
                      </m:r>
                    </m:e>
                    <m:sub>
                      <m:r>
                        <w:rPr>
                          <w:rFonts w:ascii="Cambria Math" w:eastAsia="宋体" w:hAnsi="Cambria Math" w:cs="Times New Roman"/>
                        </w:rPr>
                        <m:t>j,0</m:t>
                      </m:r>
                    </m:sub>
                  </m:sSub>
                </m:e>
                <m:e>
                  <m:sSub>
                    <m:sSubPr>
                      <m:ctrlPr>
                        <w:rPr>
                          <w:rFonts w:ascii="Cambria Math" w:eastAsia="宋体" w:hAnsi="Cambria Math" w:cs="Times New Roman"/>
                          <w:i/>
                        </w:rPr>
                      </m:ctrlPr>
                    </m:sSubPr>
                    <m:e>
                      <m:r>
                        <w:rPr>
                          <w:rFonts w:ascii="Cambria Math" w:eastAsia="宋体" w:hAnsi="Cambria Math" w:cs="Times New Roman"/>
                        </w:rPr>
                        <m:t>y</m:t>
                      </m:r>
                    </m:e>
                    <m:sub>
                      <m:r>
                        <w:rPr>
                          <w:rFonts w:ascii="Cambria Math" w:eastAsia="宋体" w:hAnsi="Cambria Math" w:cs="Times New Roman"/>
                        </w:rPr>
                        <m:t>j,1</m:t>
                      </m:r>
                    </m:sub>
                  </m:sSub>
                </m:e>
                <m:e>
                  <m:sSub>
                    <m:sSubPr>
                      <m:ctrlPr>
                        <w:rPr>
                          <w:rFonts w:ascii="Cambria Math" w:eastAsia="宋体" w:hAnsi="Cambria Math" w:cs="Times New Roman"/>
                          <w:i/>
                        </w:rPr>
                      </m:ctrlPr>
                    </m:sSubPr>
                    <m:e>
                      <m:r>
                        <w:rPr>
                          <w:rFonts w:ascii="Cambria Math" w:eastAsia="宋体" w:hAnsi="Cambria Math" w:cs="Times New Roman"/>
                        </w:rPr>
                        <m:t>y</m:t>
                      </m:r>
                    </m:e>
                    <m:sub>
                      <m:r>
                        <w:rPr>
                          <w:rFonts w:ascii="Cambria Math" w:eastAsia="宋体" w:hAnsi="Cambria Math" w:cs="Times New Roman"/>
                        </w:rPr>
                        <m:t>j,2</m:t>
                      </m:r>
                    </m:sub>
                  </m:sSub>
                </m:e>
                <m:e>
                  <m:r>
                    <w:rPr>
                      <w:rFonts w:ascii="Cambria Math" w:eastAsia="宋体" w:hAnsi="Cambria Math" w:cs="Times New Roman"/>
                    </w:rPr>
                    <m:t>⋱</m:t>
                  </m:r>
                </m:e>
                <m:e>
                  <m:sSub>
                    <m:sSubPr>
                      <m:ctrlPr>
                        <w:rPr>
                          <w:rFonts w:ascii="Cambria Math" w:eastAsia="宋体" w:hAnsi="Cambria Math" w:cs="Times New Roman"/>
                          <w:i/>
                        </w:rPr>
                      </m:ctrlPr>
                    </m:sSubPr>
                    <m:e>
                      <m:r>
                        <w:rPr>
                          <w:rFonts w:ascii="Cambria Math" w:eastAsia="宋体" w:hAnsi="Cambria Math" w:cs="Times New Roman"/>
                        </w:rPr>
                        <m:t>y</m:t>
                      </m:r>
                    </m:e>
                    <m:sub>
                      <m:r>
                        <w:rPr>
                          <w:rFonts w:ascii="Cambria Math" w:eastAsia="宋体" w:hAnsi="Cambria Math" w:cs="Times New Roman"/>
                        </w:rPr>
                        <m:t>j,i</m:t>
                      </m:r>
                    </m:sub>
                  </m:sSub>
                </m:e>
                <m:e>
                  <m:r>
                    <w:rPr>
                      <w:rFonts w:ascii="Cambria Math" w:eastAsia="宋体" w:hAnsi="Cambria Math" w:cs="Times New Roman"/>
                    </w:rPr>
                    <m:t>⋱</m:t>
                  </m:r>
                </m:e>
                <m:e>
                  <m:sSub>
                    <m:sSubPr>
                      <m:ctrlPr>
                        <w:rPr>
                          <w:rFonts w:ascii="Cambria Math" w:eastAsia="宋体" w:hAnsi="Cambria Math" w:cs="Times New Roman"/>
                          <w:i/>
                        </w:rPr>
                      </m:ctrlPr>
                    </m:sSubPr>
                    <m:e>
                      <m:r>
                        <w:rPr>
                          <w:rFonts w:ascii="Cambria Math" w:eastAsia="宋体" w:hAnsi="Cambria Math" w:cs="Times New Roman"/>
                        </w:rPr>
                        <m:t>y</m:t>
                      </m:r>
                    </m:e>
                    <m:sub>
                      <m:r>
                        <w:rPr>
                          <w:rFonts w:ascii="Cambria Math" w:eastAsia="宋体" w:hAnsi="Cambria Math" w:cs="Times New Roman"/>
                        </w:rPr>
                        <m:t>j,</m:t>
                      </m:r>
                      <m:sSub>
                        <m:sSubPr>
                          <m:ctrlPr>
                            <w:rPr>
                              <w:rFonts w:ascii="Cambria Math" w:eastAsia="宋体" w:hAnsi="Cambria Math" w:cs="Times New Roman"/>
                              <w:i/>
                            </w:rPr>
                          </m:ctrlPr>
                        </m:sSubPr>
                        <m:e>
                          <m:r>
                            <w:rPr>
                              <w:rFonts w:ascii="Cambria Math" w:eastAsia="宋体" w:hAnsi="Cambria Math" w:cs="Times New Roman"/>
                            </w:rPr>
                            <m:t>n</m:t>
                          </m:r>
                        </m:e>
                        <m:sub>
                          <m:r>
                            <w:rPr>
                              <w:rFonts w:ascii="Cambria Math" w:eastAsia="宋体" w:hAnsi="Cambria Math" w:cs="Times New Roman"/>
                            </w:rPr>
                            <m:t>j</m:t>
                          </m:r>
                        </m:sub>
                      </m:sSub>
                      <m:r>
                        <w:rPr>
                          <w:rFonts w:ascii="Cambria Math" w:eastAsia="宋体" w:hAnsi="Cambria Math" w:cs="Times New Roman"/>
                        </w:rPr>
                        <m:t>-2</m:t>
                      </m:r>
                    </m:sub>
                  </m:sSub>
                </m:e>
                <m:e>
                  <m:sSub>
                    <m:sSubPr>
                      <m:ctrlPr>
                        <w:rPr>
                          <w:rFonts w:ascii="Cambria Math" w:eastAsia="宋体" w:hAnsi="Cambria Math" w:cs="Times New Roman"/>
                          <w:i/>
                        </w:rPr>
                      </m:ctrlPr>
                    </m:sSubPr>
                    <m:e>
                      <m:r>
                        <w:rPr>
                          <w:rFonts w:ascii="Cambria Math" w:eastAsia="宋体" w:hAnsi="Cambria Math" w:cs="Times New Roman"/>
                        </w:rPr>
                        <m:t>y</m:t>
                      </m:r>
                    </m:e>
                    <m:sub>
                      <m:r>
                        <w:rPr>
                          <w:rFonts w:ascii="Cambria Math" w:eastAsia="宋体" w:hAnsi="Cambria Math" w:cs="Times New Roman"/>
                        </w:rPr>
                        <m:t>j,</m:t>
                      </m:r>
                      <m:sSub>
                        <m:sSubPr>
                          <m:ctrlPr>
                            <w:rPr>
                              <w:rFonts w:ascii="Cambria Math" w:eastAsia="宋体" w:hAnsi="Cambria Math" w:cs="Times New Roman"/>
                              <w:i/>
                            </w:rPr>
                          </m:ctrlPr>
                        </m:sSubPr>
                        <m:e>
                          <m:r>
                            <w:rPr>
                              <w:rFonts w:ascii="Cambria Math" w:eastAsia="宋体" w:hAnsi="Cambria Math" w:cs="Times New Roman"/>
                            </w:rPr>
                            <m:t>n</m:t>
                          </m:r>
                        </m:e>
                        <m:sub>
                          <m:r>
                            <w:rPr>
                              <w:rFonts w:ascii="Cambria Math" w:eastAsia="宋体" w:hAnsi="Cambria Math" w:cs="Times New Roman"/>
                            </w:rPr>
                            <m:t>j</m:t>
                          </m:r>
                        </m:sub>
                      </m:sSub>
                      <m:r>
                        <w:rPr>
                          <w:rFonts w:ascii="Cambria Math" w:eastAsia="宋体" w:hAnsi="Cambria Math" w:cs="Times New Roman"/>
                        </w:rPr>
                        <m:t>-1</m:t>
                      </m:r>
                    </m:sub>
                  </m:sSub>
                </m:e>
              </m:mr>
              <m:mr>
                <m:e>
                  <m:r>
                    <w:rPr>
                      <w:rFonts w:ascii="Cambria Math" w:eastAsia="宋体" w:hAnsi="Cambria Math" w:cs="Times New Roman"/>
                    </w:rPr>
                    <m:t>⋮</m:t>
                  </m:r>
                </m:e>
                <m:e>
                  <m:r>
                    <w:rPr>
                      <w:rFonts w:ascii="Cambria Math" w:eastAsia="宋体" w:hAnsi="Cambria Math" w:cs="Times New Roman"/>
                    </w:rPr>
                    <m:t>⋮</m:t>
                  </m:r>
                </m:e>
                <m:e>
                  <m:r>
                    <w:rPr>
                      <w:rFonts w:ascii="Cambria Math" w:eastAsia="宋体" w:hAnsi="Cambria Math" w:cs="Times New Roman"/>
                    </w:rPr>
                    <m:t>⋮</m:t>
                  </m:r>
                </m:e>
                <m:e>
                  <m:r>
                    <w:rPr>
                      <w:rFonts w:ascii="Cambria Math" w:eastAsia="宋体" w:hAnsi="Cambria Math" w:cs="Times New Roman"/>
                    </w:rPr>
                    <m:t>⋱</m:t>
                  </m:r>
                </m:e>
                <m:e>
                  <m:r>
                    <w:rPr>
                      <w:rFonts w:ascii="Cambria Math" w:eastAsia="宋体" w:hAnsi="Cambria Math" w:cs="Times New Roman"/>
                    </w:rPr>
                    <m:t>⋱</m:t>
                  </m:r>
                </m:e>
                <m:e>
                  <m:r>
                    <w:rPr>
                      <w:rFonts w:ascii="Cambria Math" w:eastAsia="宋体" w:hAnsi="Cambria Math" w:cs="Times New Roman"/>
                    </w:rPr>
                    <m:t>⋱</m:t>
                  </m:r>
                </m:e>
                <m:e>
                  <m:r>
                    <w:rPr>
                      <w:rFonts w:ascii="Cambria Math" w:eastAsia="宋体" w:hAnsi="Cambria Math" w:cs="Times New Roman"/>
                    </w:rPr>
                    <m:t>⋮</m:t>
                  </m:r>
                </m:e>
                <m:e>
                  <m:r>
                    <w:rPr>
                      <w:rFonts w:ascii="Cambria Math" w:eastAsia="宋体" w:hAnsi="Cambria Math" w:cs="Times New Roman"/>
                    </w:rPr>
                    <m:t>⋮</m:t>
                  </m:r>
                </m:e>
              </m:mr>
              <m:mr>
                <m:e>
                  <m:sSub>
                    <m:sSubPr>
                      <m:ctrlPr>
                        <w:rPr>
                          <w:rFonts w:ascii="Cambria Math" w:eastAsia="宋体" w:hAnsi="Cambria Math" w:cs="Times New Roman"/>
                          <w:i/>
                        </w:rPr>
                      </m:ctrlPr>
                    </m:sSubPr>
                    <m:e>
                      <m:r>
                        <w:rPr>
                          <w:rFonts w:ascii="Cambria Math" w:eastAsia="宋体" w:hAnsi="Cambria Math" w:cs="Times New Roman"/>
                        </w:rPr>
                        <m:t>y</m:t>
                      </m:r>
                    </m:e>
                    <m:sub>
                      <m:r>
                        <w:rPr>
                          <w:rFonts w:ascii="Cambria Math" w:eastAsia="宋体" w:hAnsi="Cambria Math" w:cs="Times New Roman"/>
                        </w:rPr>
                        <m:t>N,0</m:t>
                      </m:r>
                    </m:sub>
                  </m:sSub>
                </m:e>
                <m:e>
                  <m:sSub>
                    <m:sSubPr>
                      <m:ctrlPr>
                        <w:rPr>
                          <w:rFonts w:ascii="Cambria Math" w:eastAsia="宋体" w:hAnsi="Cambria Math" w:cs="Times New Roman"/>
                          <w:i/>
                        </w:rPr>
                      </m:ctrlPr>
                    </m:sSubPr>
                    <m:e>
                      <m:r>
                        <w:rPr>
                          <w:rFonts w:ascii="Cambria Math" w:eastAsia="宋体" w:hAnsi="Cambria Math" w:cs="Times New Roman"/>
                        </w:rPr>
                        <m:t>y</m:t>
                      </m:r>
                    </m:e>
                    <m:sub>
                      <m:r>
                        <w:rPr>
                          <w:rFonts w:ascii="Cambria Math" w:eastAsia="宋体" w:hAnsi="Cambria Math" w:cs="Times New Roman"/>
                        </w:rPr>
                        <m:t>N,1</m:t>
                      </m:r>
                    </m:sub>
                  </m:sSub>
                </m:e>
                <m:e>
                  <m:sSub>
                    <m:sSubPr>
                      <m:ctrlPr>
                        <w:rPr>
                          <w:rFonts w:ascii="Cambria Math" w:eastAsia="宋体" w:hAnsi="Cambria Math" w:cs="Times New Roman"/>
                          <w:i/>
                        </w:rPr>
                      </m:ctrlPr>
                    </m:sSubPr>
                    <m:e>
                      <m:r>
                        <w:rPr>
                          <w:rFonts w:ascii="Cambria Math" w:eastAsia="宋体" w:hAnsi="Cambria Math" w:cs="Times New Roman"/>
                        </w:rPr>
                        <m:t>y</m:t>
                      </m:r>
                    </m:e>
                    <m:sub>
                      <m:r>
                        <w:rPr>
                          <w:rFonts w:ascii="Cambria Math" w:eastAsia="宋体" w:hAnsi="Cambria Math" w:cs="Times New Roman"/>
                        </w:rPr>
                        <m:t>N,2</m:t>
                      </m:r>
                    </m:sub>
                  </m:sSub>
                </m:e>
                <m:e>
                  <m:r>
                    <w:rPr>
                      <w:rFonts w:ascii="Cambria Math" w:eastAsia="宋体" w:hAnsi="Cambria Math" w:cs="Times New Roman"/>
                    </w:rPr>
                    <m:t>⋯</m:t>
                  </m:r>
                </m:e>
                <m:e>
                  <m:sSub>
                    <m:sSubPr>
                      <m:ctrlPr>
                        <w:rPr>
                          <w:rFonts w:ascii="Cambria Math" w:eastAsia="宋体" w:hAnsi="Cambria Math" w:cs="Times New Roman"/>
                          <w:i/>
                        </w:rPr>
                      </m:ctrlPr>
                    </m:sSubPr>
                    <m:e>
                      <m:r>
                        <w:rPr>
                          <w:rFonts w:ascii="Cambria Math" w:eastAsia="宋体" w:hAnsi="Cambria Math" w:cs="Times New Roman"/>
                        </w:rPr>
                        <m:t>y</m:t>
                      </m:r>
                    </m:e>
                    <m:sub>
                      <m:r>
                        <w:rPr>
                          <w:rFonts w:ascii="Cambria Math" w:eastAsia="宋体" w:hAnsi="Cambria Math" w:cs="Times New Roman"/>
                        </w:rPr>
                        <m:t>N,i</m:t>
                      </m:r>
                    </m:sub>
                  </m:sSub>
                </m:e>
                <m:e>
                  <m:r>
                    <w:rPr>
                      <w:rFonts w:ascii="Cambria Math" w:eastAsia="宋体" w:hAnsi="Cambria Math" w:cs="Times New Roman"/>
                    </w:rPr>
                    <m:t>⋯</m:t>
                  </m:r>
                </m:e>
                <m:e>
                  <m:sSub>
                    <m:sSubPr>
                      <m:ctrlPr>
                        <w:rPr>
                          <w:rFonts w:ascii="Cambria Math" w:eastAsia="宋体" w:hAnsi="Cambria Math" w:cs="Times New Roman"/>
                          <w:i/>
                        </w:rPr>
                      </m:ctrlPr>
                    </m:sSubPr>
                    <m:e>
                      <m:r>
                        <w:rPr>
                          <w:rFonts w:ascii="Cambria Math" w:eastAsia="宋体" w:hAnsi="Cambria Math" w:cs="Times New Roman"/>
                        </w:rPr>
                        <m:t>y</m:t>
                      </m:r>
                    </m:e>
                    <m:sub>
                      <m:r>
                        <w:rPr>
                          <w:rFonts w:ascii="Cambria Math" w:eastAsia="宋体" w:hAnsi="Cambria Math" w:cs="Times New Roman"/>
                        </w:rPr>
                        <m:t>N,</m:t>
                      </m:r>
                      <m:sSub>
                        <m:sSubPr>
                          <m:ctrlPr>
                            <w:rPr>
                              <w:rFonts w:ascii="Cambria Math" w:eastAsia="宋体" w:hAnsi="Cambria Math" w:cs="Times New Roman"/>
                              <w:i/>
                            </w:rPr>
                          </m:ctrlPr>
                        </m:sSubPr>
                        <m:e>
                          <m:r>
                            <w:rPr>
                              <w:rFonts w:ascii="Cambria Math" w:eastAsia="宋体" w:hAnsi="Cambria Math" w:cs="Times New Roman"/>
                            </w:rPr>
                            <m:t>n</m:t>
                          </m:r>
                        </m:e>
                        <m:sub>
                          <m:r>
                            <w:rPr>
                              <w:rFonts w:ascii="Cambria Math" w:eastAsia="宋体" w:hAnsi="Cambria Math" w:cs="Times New Roman"/>
                            </w:rPr>
                            <m:t>N</m:t>
                          </m:r>
                        </m:sub>
                      </m:sSub>
                      <m:r>
                        <w:rPr>
                          <w:rFonts w:ascii="Cambria Math" w:eastAsia="宋体" w:hAnsi="Cambria Math" w:cs="Times New Roman"/>
                        </w:rPr>
                        <m:t>-2</m:t>
                      </m:r>
                    </m:sub>
                  </m:sSub>
                </m:e>
                <m:e>
                  <m:sSub>
                    <m:sSubPr>
                      <m:ctrlPr>
                        <w:rPr>
                          <w:rFonts w:ascii="Cambria Math" w:eastAsia="宋体" w:hAnsi="Cambria Math" w:cs="Times New Roman"/>
                          <w:i/>
                        </w:rPr>
                      </m:ctrlPr>
                    </m:sSubPr>
                    <m:e>
                      <m:r>
                        <w:rPr>
                          <w:rFonts w:ascii="Cambria Math" w:eastAsia="宋体" w:hAnsi="Cambria Math" w:cs="Times New Roman"/>
                        </w:rPr>
                        <m:t>y</m:t>
                      </m:r>
                    </m:e>
                    <m:sub>
                      <m:r>
                        <w:rPr>
                          <w:rFonts w:ascii="Cambria Math" w:eastAsia="宋体" w:hAnsi="Cambria Math" w:cs="Times New Roman"/>
                        </w:rPr>
                        <m:t>N,</m:t>
                      </m:r>
                      <m:sSub>
                        <m:sSubPr>
                          <m:ctrlPr>
                            <w:rPr>
                              <w:rFonts w:ascii="Cambria Math" w:eastAsia="宋体" w:hAnsi="Cambria Math" w:cs="Times New Roman"/>
                              <w:i/>
                            </w:rPr>
                          </m:ctrlPr>
                        </m:sSubPr>
                        <m:e>
                          <m:r>
                            <w:rPr>
                              <w:rFonts w:ascii="Cambria Math" w:eastAsia="宋体" w:hAnsi="Cambria Math" w:cs="Times New Roman"/>
                            </w:rPr>
                            <m:t>n</m:t>
                          </m:r>
                        </m:e>
                        <m:sub>
                          <m:r>
                            <w:rPr>
                              <w:rFonts w:ascii="Cambria Math" w:eastAsia="宋体" w:hAnsi="Cambria Math" w:cs="Times New Roman"/>
                            </w:rPr>
                            <m:t>N</m:t>
                          </m:r>
                        </m:sub>
                      </m:sSub>
                      <m:r>
                        <w:rPr>
                          <w:rFonts w:ascii="Cambria Math" w:eastAsia="宋体" w:hAnsi="Cambria Math" w:cs="Times New Roman"/>
                        </w:rPr>
                        <m:t>-1</m:t>
                      </m:r>
                    </m:sub>
                  </m:sSub>
                </m:e>
              </m:mr>
            </m:m>
          </m:e>
        </m:d>
      </m:oMath>
      <w:r w:rsidRPr="0031162D">
        <w:rPr>
          <w:rFonts w:ascii="Times New Roman" w:eastAsia="宋体" w:hAnsi="Times New Roman" w:cs="Times New Roman"/>
        </w:rPr>
        <w:t xml:space="preserve">      </w:t>
      </w:r>
      <w:r w:rsidR="000E779E" w:rsidRPr="0031162D">
        <w:rPr>
          <w:rFonts w:ascii="Times New Roman" w:eastAsia="宋体" w:hAnsi="Times New Roman" w:cs="Times New Roman"/>
        </w:rPr>
        <w:t xml:space="preserve">        </w:t>
      </w:r>
      <w:r w:rsidRPr="0031162D">
        <w:rPr>
          <w:rFonts w:ascii="Times New Roman" w:eastAsia="宋体" w:hAnsi="Times New Roman" w:cs="Times New Roman"/>
        </w:rPr>
        <w:t xml:space="preserve">     </w:t>
      </w:r>
      <w:r w:rsidR="00A21D5F">
        <w:rPr>
          <w:rFonts w:ascii="Times New Roman" w:eastAsia="宋体" w:hAnsi="Times New Roman" w:cs="Times New Roman"/>
        </w:rPr>
        <w:t>(</w:t>
      </w:r>
      <w:r w:rsidRPr="0031162D">
        <w:rPr>
          <w:rFonts w:ascii="Times New Roman" w:eastAsia="宋体" w:hAnsi="Times New Roman" w:cs="Times New Roman"/>
        </w:rPr>
        <w:t>5</w:t>
      </w:r>
      <w:r w:rsidR="00A21D5F">
        <w:rPr>
          <w:rFonts w:ascii="Times New Roman" w:eastAsia="宋体" w:hAnsi="Times New Roman" w:cs="Times New Roman"/>
        </w:rPr>
        <w:t>)</w:t>
      </w:r>
    </w:p>
    <w:p w14:paraId="3BED358F" w14:textId="77777777" w:rsidR="002D7329" w:rsidRPr="0031162D" w:rsidRDefault="00772A79">
      <w:pPr>
        <w:ind w:firstLineChars="200" w:firstLine="420"/>
        <w:rPr>
          <w:rFonts w:ascii="Times New Roman" w:eastAsia="宋体" w:hAnsi="Times New Roman" w:cs="Times New Roman"/>
        </w:rPr>
      </w:pPr>
      <w:r w:rsidRPr="0031162D">
        <w:rPr>
          <w:rFonts w:ascii="Times New Roman" w:eastAsia="宋体" w:hAnsi="Times New Roman" w:cs="Times New Roman"/>
        </w:rPr>
        <w:t>式</w:t>
      </w:r>
      <w:r w:rsidR="00A21D5F">
        <w:rPr>
          <w:rFonts w:ascii="Times New Roman" w:eastAsia="宋体" w:hAnsi="Times New Roman" w:cs="Times New Roman"/>
        </w:rPr>
        <w:t>(</w:t>
      </w:r>
      <w:r w:rsidRPr="0031162D">
        <w:rPr>
          <w:rFonts w:ascii="Times New Roman" w:eastAsia="宋体" w:hAnsi="Times New Roman" w:cs="Times New Roman"/>
        </w:rPr>
        <w:t>5</w:t>
      </w:r>
      <w:r w:rsidR="00A21D5F">
        <w:rPr>
          <w:rFonts w:ascii="Times New Roman" w:eastAsia="宋体" w:hAnsi="Times New Roman" w:cs="Times New Roman"/>
        </w:rPr>
        <w:t>)</w:t>
      </w:r>
      <w:r w:rsidRPr="0031162D">
        <w:rPr>
          <w:rFonts w:ascii="Times New Roman" w:eastAsia="宋体" w:hAnsi="Times New Roman" w:cs="Times New Roman"/>
        </w:rPr>
        <w:t>的矩阵中，每行代表</w:t>
      </w:r>
      <w:r w:rsidRPr="0031162D">
        <w:rPr>
          <w:rFonts w:ascii="Times New Roman" w:eastAsia="宋体" w:hAnsi="Times New Roman" w:cs="Times New Roman"/>
        </w:rPr>
        <w:t>1</w:t>
      </w:r>
      <w:r w:rsidRPr="0031162D">
        <w:rPr>
          <w:rFonts w:ascii="Times New Roman" w:eastAsia="宋体" w:hAnsi="Times New Roman" w:cs="Times New Roman"/>
        </w:rPr>
        <w:t>粒茧的茧丝纤度曲线数据，</w:t>
      </w:r>
      <m:oMath>
        <m:sSub>
          <m:sSubPr>
            <m:ctrlPr>
              <w:rPr>
                <w:rFonts w:ascii="Cambria Math" w:eastAsia="宋体" w:hAnsi="Cambria Math" w:cs="Times New Roman"/>
              </w:rPr>
            </m:ctrlPr>
          </m:sSubPr>
          <m:e>
            <m:r>
              <w:rPr>
                <w:rFonts w:ascii="Cambria Math" w:eastAsia="宋体" w:hAnsi="Cambria Math" w:cs="Times New Roman"/>
              </w:rPr>
              <m:t>y</m:t>
            </m:r>
          </m:e>
          <m:sub>
            <m:r>
              <w:rPr>
                <w:rFonts w:ascii="Cambria Math" w:eastAsia="宋体" w:hAnsi="Cambria Math" w:cs="Times New Roman"/>
              </w:rPr>
              <m:t>j,i</m:t>
            </m:r>
          </m:sub>
        </m:sSub>
      </m:oMath>
      <w:r w:rsidRPr="0031162D">
        <w:rPr>
          <w:rFonts w:ascii="Times New Roman" w:eastAsia="宋体" w:hAnsi="Times New Roman" w:cs="Times New Roman"/>
        </w:rPr>
        <w:t>表示第</w:t>
      </w:r>
      <w:r w:rsidRPr="0031162D">
        <w:rPr>
          <w:rFonts w:ascii="Times New Roman" w:eastAsia="宋体" w:hAnsi="Times New Roman" w:cs="Times New Roman"/>
          <w:i/>
        </w:rPr>
        <w:t>j</w:t>
      </w:r>
      <w:r w:rsidRPr="0031162D">
        <w:rPr>
          <w:rFonts w:ascii="Times New Roman" w:eastAsia="宋体" w:hAnsi="Times New Roman" w:cs="Times New Roman"/>
        </w:rPr>
        <w:t>粒茧丝的第</w:t>
      </w:r>
      <w:r w:rsidRPr="0031162D">
        <w:rPr>
          <w:rFonts w:ascii="Times New Roman" w:eastAsia="宋体" w:hAnsi="Times New Roman" w:cs="Times New Roman"/>
          <w:i/>
        </w:rPr>
        <w:t>i</w:t>
      </w:r>
      <w:r w:rsidRPr="0031162D">
        <w:rPr>
          <w:rFonts w:ascii="Times New Roman" w:eastAsia="宋体" w:hAnsi="Times New Roman" w:cs="Times New Roman"/>
        </w:rPr>
        <w:t>部位的纤度值</w:t>
      </w:r>
      <w:r w:rsidR="0092056E" w:rsidRPr="0031162D">
        <w:rPr>
          <w:rFonts w:ascii="Times New Roman" w:eastAsia="宋体" w:hAnsi="Times New Roman" w:cs="Times New Roman"/>
        </w:rPr>
        <w:t>；</w:t>
      </w:r>
      <m:oMath>
        <m:sSub>
          <m:sSubPr>
            <m:ctrlPr>
              <w:rPr>
                <w:rFonts w:ascii="Cambria Math" w:eastAsia="宋体" w:hAnsi="Cambria Math" w:cs="Times New Roman"/>
              </w:rPr>
            </m:ctrlPr>
          </m:sSubPr>
          <m:e>
            <m:r>
              <w:rPr>
                <w:rFonts w:ascii="Cambria Math" w:eastAsia="宋体" w:hAnsi="Cambria Math" w:cs="Times New Roman"/>
              </w:rPr>
              <m:t>n</m:t>
            </m:r>
          </m:e>
          <m:sub>
            <m:r>
              <w:rPr>
                <w:rFonts w:ascii="Cambria Math" w:eastAsia="宋体" w:hAnsi="Cambria Math" w:cs="Times New Roman"/>
              </w:rPr>
              <m:t>j</m:t>
            </m:r>
          </m:sub>
        </m:sSub>
      </m:oMath>
      <w:r w:rsidRPr="0031162D">
        <w:rPr>
          <w:rFonts w:ascii="Times New Roman" w:eastAsia="宋体" w:hAnsi="Times New Roman" w:cs="Times New Roman"/>
        </w:rPr>
        <w:t>为用正整数表示的第</w:t>
      </w:r>
      <w:r w:rsidRPr="0031162D">
        <w:rPr>
          <w:rFonts w:ascii="Times New Roman" w:eastAsia="宋体" w:hAnsi="Times New Roman" w:cs="Times New Roman"/>
          <w:i/>
        </w:rPr>
        <w:t>j</w:t>
      </w:r>
      <w:r w:rsidRPr="0031162D">
        <w:rPr>
          <w:rFonts w:ascii="Times New Roman" w:eastAsia="宋体" w:hAnsi="Times New Roman" w:cs="Times New Roman"/>
        </w:rPr>
        <w:t>粒茧的茧丝长度，同一个庄口茧粒的茧丝长度</w:t>
      </w:r>
      <m:oMath>
        <m:sSub>
          <m:sSubPr>
            <m:ctrlPr>
              <w:rPr>
                <w:rFonts w:ascii="Cambria Math" w:eastAsia="宋体" w:hAnsi="Cambria Math" w:cs="Times New Roman"/>
              </w:rPr>
            </m:ctrlPr>
          </m:sSubPr>
          <m:e>
            <m:r>
              <w:rPr>
                <w:rFonts w:ascii="Cambria Math" w:eastAsia="宋体" w:hAnsi="Cambria Math" w:cs="Times New Roman"/>
              </w:rPr>
              <m:t>{n</m:t>
            </m:r>
          </m:e>
          <m:sub>
            <m:r>
              <w:rPr>
                <w:rFonts w:ascii="Cambria Math" w:eastAsia="宋体" w:hAnsi="Cambria Math" w:cs="Times New Roman"/>
              </w:rPr>
              <m:t>j</m:t>
            </m:r>
          </m:sub>
        </m:sSub>
        <m:r>
          <w:rPr>
            <w:rFonts w:ascii="Cambria Math" w:eastAsia="宋体" w:hAnsi="Cambria Math" w:cs="Times New Roman"/>
          </w:rPr>
          <m:t>}</m:t>
        </m:r>
      </m:oMath>
      <w:r w:rsidRPr="0031162D">
        <w:rPr>
          <w:rFonts w:ascii="Times New Roman" w:eastAsia="宋体" w:hAnsi="Times New Roman" w:cs="Times New Roman"/>
        </w:rPr>
        <w:t>符合正态分布</w:t>
      </w:r>
      <w:r w:rsidR="0092056E" w:rsidRPr="0031162D">
        <w:rPr>
          <w:rFonts w:ascii="Times New Roman" w:eastAsia="宋体" w:hAnsi="Times New Roman" w:cs="Times New Roman"/>
        </w:rPr>
        <w:t>；</w:t>
      </w:r>
      <w:r w:rsidRPr="0031162D">
        <w:rPr>
          <w:rFonts w:ascii="Times New Roman" w:eastAsia="宋体" w:hAnsi="Times New Roman" w:cs="Times New Roman"/>
          <w:i/>
        </w:rPr>
        <w:t>N</w:t>
      </w:r>
      <w:r w:rsidRPr="0031162D">
        <w:rPr>
          <w:rFonts w:ascii="Times New Roman" w:eastAsia="宋体" w:hAnsi="Times New Roman" w:cs="Times New Roman"/>
        </w:rPr>
        <w:t>为调查的茧粒数</w:t>
      </w:r>
      <w:r w:rsidR="00A21D5F">
        <w:rPr>
          <w:rFonts w:ascii="Times New Roman" w:eastAsia="宋体" w:hAnsi="Times New Roman" w:cs="Times New Roman"/>
        </w:rPr>
        <w:t>(</w:t>
      </w:r>
      <w:r w:rsidRPr="0031162D">
        <w:rPr>
          <w:rFonts w:ascii="Times New Roman" w:eastAsia="宋体" w:hAnsi="Times New Roman" w:cs="Times New Roman"/>
        </w:rPr>
        <w:t>图</w:t>
      </w:r>
      <w:r w:rsidRPr="0031162D">
        <w:rPr>
          <w:rFonts w:ascii="Times New Roman" w:eastAsia="宋体" w:hAnsi="Times New Roman" w:cs="Times New Roman"/>
        </w:rPr>
        <w:t>1</w:t>
      </w:r>
      <w:r w:rsidR="00A21D5F">
        <w:rPr>
          <w:rFonts w:ascii="Times New Roman" w:eastAsia="宋体" w:hAnsi="Times New Roman" w:cs="Times New Roman"/>
        </w:rPr>
        <w:t>(</w:t>
      </w:r>
      <w:r w:rsidRPr="0031162D">
        <w:rPr>
          <w:rFonts w:ascii="Times New Roman" w:eastAsia="宋体" w:hAnsi="Times New Roman" w:cs="Times New Roman"/>
        </w:rPr>
        <w:t>a</w:t>
      </w:r>
      <w:r w:rsidR="00A21D5F">
        <w:rPr>
          <w:rFonts w:ascii="Times New Roman" w:eastAsia="宋体" w:hAnsi="Times New Roman" w:cs="Times New Roman"/>
        </w:rPr>
        <w:t>)</w:t>
      </w:r>
      <w:r w:rsidRPr="0031162D">
        <w:rPr>
          <w:rFonts w:ascii="Times New Roman" w:eastAsia="宋体" w:hAnsi="Times New Roman" w:cs="Times New Roman"/>
        </w:rPr>
        <w:t>的</w:t>
      </w:r>
      <m:oMath>
        <m:r>
          <w:rPr>
            <w:rFonts w:ascii="Cambria Math" w:eastAsia="宋体" w:hAnsi="Cambria Math" w:cs="Times New Roman"/>
          </w:rPr>
          <m:t>N</m:t>
        </m:r>
        <m:r>
          <m:rPr>
            <m:sty m:val="p"/>
          </m:rPr>
          <w:rPr>
            <w:rFonts w:ascii="Cambria Math" w:eastAsia="宋体" w:hAnsi="Cambria Math" w:cs="Times New Roman"/>
          </w:rPr>
          <m:t>=210</m:t>
        </m:r>
      </m:oMath>
      <w:r w:rsidRPr="0031162D">
        <w:rPr>
          <w:rFonts w:ascii="Times New Roman" w:eastAsia="宋体" w:hAnsi="Times New Roman" w:cs="Times New Roman"/>
        </w:rPr>
        <w:t>，图</w:t>
      </w:r>
      <w:r w:rsidRPr="0031162D">
        <w:rPr>
          <w:rFonts w:ascii="Times New Roman" w:eastAsia="宋体" w:hAnsi="Times New Roman" w:cs="Times New Roman"/>
        </w:rPr>
        <w:t>1</w:t>
      </w:r>
      <w:r w:rsidR="00A21D5F">
        <w:rPr>
          <w:rFonts w:ascii="Times New Roman" w:eastAsia="宋体" w:hAnsi="Times New Roman" w:cs="Times New Roman"/>
        </w:rPr>
        <w:t>(</w:t>
      </w:r>
      <w:r w:rsidRPr="000F22F4">
        <w:rPr>
          <w:rFonts w:ascii="Times New Roman" w:eastAsia="宋体" w:hAnsi="Times New Roman" w:cs="Times New Roman"/>
          <w:rPrChange w:id="107" w:author="XU" w:date="2018-09-26T14:36:00Z">
            <w:rPr>
              <w:rFonts w:ascii="Times New Roman" w:eastAsia="宋体" w:hAnsi="Times New Roman" w:cs="Times New Roman"/>
              <w:i/>
            </w:rPr>
          </w:rPrChange>
        </w:rPr>
        <w:t>b</w:t>
      </w:r>
      <w:r w:rsidR="00A21D5F">
        <w:rPr>
          <w:rFonts w:ascii="Times New Roman" w:eastAsia="宋体" w:hAnsi="Times New Roman" w:cs="Times New Roman"/>
        </w:rPr>
        <w:t>)</w:t>
      </w:r>
      <w:r w:rsidRPr="0031162D">
        <w:rPr>
          <w:rFonts w:ascii="Times New Roman" w:eastAsia="宋体" w:hAnsi="Times New Roman" w:cs="Times New Roman"/>
        </w:rPr>
        <w:t>的</w:t>
      </w:r>
      <m:oMath>
        <m:r>
          <w:rPr>
            <w:rFonts w:ascii="Cambria Math" w:eastAsia="宋体" w:hAnsi="Cambria Math" w:cs="Times New Roman"/>
          </w:rPr>
          <m:t>N</m:t>
        </m:r>
        <m:r>
          <m:rPr>
            <m:sty m:val="p"/>
          </m:rPr>
          <w:rPr>
            <w:rFonts w:ascii="Cambria Math" w:eastAsia="宋体" w:hAnsi="Cambria Math" w:cs="Times New Roman"/>
          </w:rPr>
          <m:t>=200</m:t>
        </m:r>
      </m:oMath>
      <w:r w:rsidRPr="0031162D">
        <w:rPr>
          <w:rFonts w:ascii="Times New Roman" w:eastAsia="宋体" w:hAnsi="Times New Roman" w:cs="Times New Roman"/>
        </w:rPr>
        <w:t>，图</w:t>
      </w:r>
      <w:r w:rsidRPr="0031162D">
        <w:rPr>
          <w:rFonts w:ascii="Times New Roman" w:eastAsia="宋体" w:hAnsi="Times New Roman" w:cs="Times New Roman"/>
        </w:rPr>
        <w:t>1</w:t>
      </w:r>
      <w:r w:rsidR="00A21D5F">
        <w:rPr>
          <w:rFonts w:ascii="Times New Roman" w:eastAsia="宋体" w:hAnsi="Times New Roman" w:cs="Times New Roman"/>
        </w:rPr>
        <w:t>(</w:t>
      </w:r>
      <w:r w:rsidRPr="000F22F4">
        <w:rPr>
          <w:rFonts w:ascii="Times New Roman" w:eastAsia="宋体" w:hAnsi="Times New Roman" w:cs="Times New Roman"/>
          <w:rPrChange w:id="108" w:author="XU" w:date="2018-09-26T14:36:00Z">
            <w:rPr>
              <w:rFonts w:ascii="Times New Roman" w:eastAsia="宋体" w:hAnsi="Times New Roman" w:cs="Times New Roman"/>
              <w:i/>
            </w:rPr>
          </w:rPrChange>
        </w:rPr>
        <w:t>c</w:t>
      </w:r>
      <w:r w:rsidR="00A21D5F">
        <w:rPr>
          <w:rFonts w:ascii="Times New Roman" w:eastAsia="宋体" w:hAnsi="Times New Roman" w:cs="Times New Roman"/>
        </w:rPr>
        <w:t>)</w:t>
      </w:r>
      <w:r w:rsidRPr="0031162D">
        <w:rPr>
          <w:rFonts w:ascii="Times New Roman" w:eastAsia="宋体" w:hAnsi="Times New Roman" w:cs="Times New Roman"/>
        </w:rPr>
        <w:t>的</w:t>
      </w:r>
      <m:oMath>
        <m:r>
          <w:rPr>
            <w:rFonts w:ascii="Cambria Math" w:eastAsia="宋体" w:hAnsi="Cambria Math" w:cs="Times New Roman"/>
          </w:rPr>
          <m:t>N</m:t>
        </m:r>
        <m:r>
          <m:rPr>
            <m:sty m:val="p"/>
          </m:rPr>
          <w:rPr>
            <w:rFonts w:ascii="Cambria Math" w:eastAsia="宋体" w:hAnsi="Cambria Math" w:cs="Times New Roman"/>
          </w:rPr>
          <m:t>=50</m:t>
        </m:r>
      </m:oMath>
      <w:r w:rsidRPr="0031162D">
        <w:rPr>
          <w:rFonts w:ascii="Times New Roman" w:eastAsia="宋体" w:hAnsi="Times New Roman" w:cs="Times New Roman"/>
        </w:rPr>
        <w:t>，图</w:t>
      </w:r>
      <w:r w:rsidRPr="0031162D">
        <w:rPr>
          <w:rFonts w:ascii="Times New Roman" w:eastAsia="宋体" w:hAnsi="Times New Roman" w:cs="Times New Roman"/>
        </w:rPr>
        <w:t>1</w:t>
      </w:r>
      <w:r w:rsidR="00A21D5F">
        <w:rPr>
          <w:rFonts w:ascii="Times New Roman" w:eastAsia="宋体" w:hAnsi="Times New Roman" w:cs="Times New Roman"/>
        </w:rPr>
        <w:t>(</w:t>
      </w:r>
      <w:r w:rsidRPr="000F22F4">
        <w:rPr>
          <w:rFonts w:ascii="Times New Roman" w:eastAsia="宋体" w:hAnsi="Times New Roman" w:cs="Times New Roman"/>
          <w:rPrChange w:id="109" w:author="XU" w:date="2018-09-26T14:36:00Z">
            <w:rPr>
              <w:rFonts w:ascii="Times New Roman" w:eastAsia="宋体" w:hAnsi="Times New Roman" w:cs="Times New Roman"/>
              <w:i/>
            </w:rPr>
          </w:rPrChange>
        </w:rPr>
        <w:t>d</w:t>
      </w:r>
      <w:r w:rsidR="00A21D5F" w:rsidRPr="000F22F4">
        <w:rPr>
          <w:rFonts w:ascii="Times New Roman" w:eastAsia="宋体" w:hAnsi="Times New Roman" w:cs="Times New Roman"/>
        </w:rPr>
        <w:t>)</w:t>
      </w:r>
      <w:r w:rsidRPr="0031162D">
        <w:rPr>
          <w:rFonts w:ascii="Times New Roman" w:eastAsia="宋体" w:hAnsi="Times New Roman" w:cs="Times New Roman"/>
        </w:rPr>
        <w:t>的</w:t>
      </w:r>
      <m:oMath>
        <m:r>
          <w:rPr>
            <w:rFonts w:ascii="Cambria Math" w:eastAsia="宋体" w:hAnsi="Cambria Math" w:cs="Times New Roman"/>
          </w:rPr>
          <m:t>N</m:t>
        </m:r>
        <m:r>
          <m:rPr>
            <m:sty m:val="p"/>
          </m:rPr>
          <w:rPr>
            <w:rFonts w:ascii="Cambria Math" w:eastAsia="宋体" w:hAnsi="Cambria Math" w:cs="Times New Roman"/>
          </w:rPr>
          <m:t>=50</m:t>
        </m:r>
      </m:oMath>
      <w:r w:rsidR="00A21D5F">
        <w:rPr>
          <w:rFonts w:ascii="Times New Roman" w:eastAsia="宋体" w:hAnsi="Times New Roman" w:cs="Times New Roman"/>
        </w:rPr>
        <w:t>)</w:t>
      </w:r>
      <w:r w:rsidRPr="0031162D">
        <w:rPr>
          <w:rFonts w:ascii="Times New Roman" w:eastAsia="宋体" w:hAnsi="Times New Roman" w:cs="Times New Roman"/>
        </w:rPr>
        <w:t>。</w:t>
      </w:r>
    </w:p>
    <w:p w14:paraId="162C7862" w14:textId="77777777" w:rsidR="002D7329" w:rsidRPr="0031162D" w:rsidRDefault="00A21D5F">
      <w:pPr>
        <w:ind w:firstLineChars="200" w:firstLine="420"/>
        <w:rPr>
          <w:rFonts w:ascii="Times New Roman" w:eastAsia="宋体" w:hAnsi="Times New Roman" w:cs="Times New Roman"/>
        </w:rPr>
      </w:pPr>
      <w:del w:id="110" w:author="XU" w:date="2018-09-26T14:36:00Z">
        <w:r w:rsidDel="000F22F4">
          <w:rPr>
            <w:rFonts w:ascii="Times New Roman" w:eastAsia="宋体" w:hAnsi="Times New Roman" w:cs="Times New Roman"/>
          </w:rPr>
          <w:delText>(</w:delText>
        </w:r>
      </w:del>
      <w:r w:rsidR="00772A79" w:rsidRPr="0031162D">
        <w:rPr>
          <w:rFonts w:ascii="Times New Roman" w:eastAsia="宋体" w:hAnsi="Times New Roman" w:cs="Times New Roman"/>
        </w:rPr>
        <w:t>2</w:t>
      </w:r>
      <w:r>
        <w:rPr>
          <w:rFonts w:ascii="Times New Roman" w:eastAsia="宋体" w:hAnsi="Times New Roman" w:cs="Times New Roman"/>
        </w:rPr>
        <w:t>)</w:t>
      </w:r>
      <w:r w:rsidR="00772A79" w:rsidRPr="0031162D">
        <w:rPr>
          <w:rFonts w:ascii="Times New Roman" w:eastAsia="宋体" w:hAnsi="Times New Roman" w:cs="Times New Roman"/>
        </w:rPr>
        <w:t>假设茧丝纤度曲线中的每一个纤度值为其纤度丝</w:t>
      </w:r>
      <w:r w:rsidR="0092056E" w:rsidRPr="0031162D">
        <w:rPr>
          <w:rFonts w:ascii="Times New Roman" w:eastAsia="宋体" w:hAnsi="Times New Roman" w:cs="Times New Roman"/>
        </w:rPr>
        <w:t>长度</w:t>
      </w:r>
      <w:r>
        <w:rPr>
          <w:rFonts w:ascii="Times New Roman" w:eastAsia="宋体" w:hAnsi="Times New Roman" w:cs="Times New Roman"/>
        </w:rPr>
        <w:t>(</w:t>
      </w:r>
      <w:r w:rsidR="00772A79" w:rsidRPr="0031162D">
        <w:rPr>
          <w:rFonts w:ascii="Times New Roman" w:eastAsia="宋体" w:hAnsi="Times New Roman" w:cs="Times New Roman"/>
        </w:rPr>
        <w:t>记纤度丝长为</w:t>
      </w:r>
      <w:r w:rsidR="00772A79" w:rsidRPr="0031162D">
        <w:rPr>
          <w:rFonts w:ascii="Times New Roman" w:eastAsia="宋体" w:hAnsi="Times New Roman" w:cs="Times New Roman"/>
          <w:i/>
        </w:rPr>
        <w:t>L</w:t>
      </w:r>
      <w:r w:rsidR="00772A79" w:rsidRPr="0031162D">
        <w:rPr>
          <w:rFonts w:ascii="Times New Roman" w:eastAsia="宋体" w:hAnsi="Times New Roman" w:cs="Times New Roman"/>
          <w:i/>
          <w:vertAlign w:val="subscript"/>
        </w:rPr>
        <w:t>T</w:t>
      </w:r>
      <w:r w:rsidR="00772A79" w:rsidRPr="0031162D">
        <w:rPr>
          <w:rFonts w:ascii="Times New Roman" w:eastAsia="宋体" w:hAnsi="Times New Roman" w:cs="Times New Roman"/>
        </w:rPr>
        <w:t>，图</w:t>
      </w:r>
      <w:r w:rsidR="00772A79" w:rsidRPr="0031162D">
        <w:rPr>
          <w:rFonts w:ascii="Times New Roman" w:eastAsia="宋体" w:hAnsi="Times New Roman" w:cs="Times New Roman"/>
        </w:rPr>
        <w:t>1</w:t>
      </w:r>
      <w:r>
        <w:rPr>
          <w:rFonts w:ascii="Times New Roman" w:eastAsia="宋体" w:hAnsi="Times New Roman" w:cs="Times New Roman"/>
        </w:rPr>
        <w:t>(</w:t>
      </w:r>
      <w:r w:rsidR="00772A79" w:rsidRPr="0031162D">
        <w:rPr>
          <w:rFonts w:ascii="Times New Roman" w:eastAsia="宋体" w:hAnsi="Times New Roman" w:cs="Times New Roman"/>
        </w:rPr>
        <w:t>a</w:t>
      </w:r>
      <w:r>
        <w:rPr>
          <w:rFonts w:ascii="Times New Roman" w:eastAsia="宋体" w:hAnsi="Times New Roman" w:cs="Times New Roman"/>
        </w:rPr>
        <w:t>)</w:t>
      </w:r>
      <w:ins w:id="111" w:author="XU" w:date="2018-09-26T14:37:00Z">
        <w:r w:rsidR="000F22F4">
          <w:rPr>
            <w:rFonts w:ascii="Times New Roman" w:eastAsia="宋体" w:hAnsi="Times New Roman" w:cs="Times New Roman" w:hint="eastAsia"/>
          </w:rPr>
          <w:t>~</w:t>
        </w:r>
      </w:ins>
      <w:del w:id="112" w:author="XU" w:date="2018-09-26T14:37:00Z">
        <w:r w:rsidR="00772A79" w:rsidRPr="0031162D" w:rsidDel="000F22F4">
          <w:rPr>
            <w:rFonts w:ascii="Times New Roman" w:eastAsia="宋体" w:hAnsi="Times New Roman" w:cs="Times New Roman"/>
          </w:rPr>
          <w:delText>-</w:delText>
        </w:r>
      </w:del>
      <w:r>
        <w:rPr>
          <w:rFonts w:ascii="Times New Roman" w:eastAsia="宋体" w:hAnsi="Times New Roman" w:cs="Times New Roman"/>
        </w:rPr>
        <w:t>(</w:t>
      </w:r>
      <w:r w:rsidR="00772A79" w:rsidRPr="000F22F4">
        <w:rPr>
          <w:rFonts w:ascii="Times New Roman" w:eastAsia="宋体" w:hAnsi="Times New Roman" w:cs="Times New Roman"/>
          <w:rPrChange w:id="113" w:author="XU" w:date="2018-09-26T14:37:00Z">
            <w:rPr>
              <w:rFonts w:ascii="Times New Roman" w:eastAsia="宋体" w:hAnsi="Times New Roman" w:cs="Times New Roman"/>
              <w:i/>
            </w:rPr>
          </w:rPrChange>
        </w:rPr>
        <w:t>b</w:t>
      </w:r>
      <w:r>
        <w:rPr>
          <w:rFonts w:ascii="Times New Roman" w:eastAsia="宋体" w:hAnsi="Times New Roman" w:cs="Times New Roman"/>
        </w:rPr>
        <w:t>)</w:t>
      </w:r>
      <w:r w:rsidR="00772A79" w:rsidRPr="0031162D">
        <w:rPr>
          <w:rFonts w:ascii="Times New Roman" w:eastAsia="宋体" w:hAnsi="Times New Roman" w:cs="Times New Roman"/>
        </w:rPr>
        <w:t>的</w:t>
      </w:r>
      <m:oMath>
        <m:sSub>
          <m:sSubPr>
            <m:ctrlPr>
              <w:rPr>
                <w:rFonts w:ascii="Cambria Math" w:eastAsia="宋体" w:hAnsi="Cambria Math" w:cs="Times New Roman"/>
                <w:i/>
              </w:rPr>
            </m:ctrlPr>
          </m:sSubPr>
          <m:e>
            <m:r>
              <w:rPr>
                <w:rFonts w:ascii="Cambria Math" w:eastAsia="宋体" w:hAnsi="Cambria Math" w:cs="Times New Roman"/>
              </w:rPr>
              <m:t>L</m:t>
            </m:r>
          </m:e>
          <m:sub>
            <m:r>
              <w:rPr>
                <w:rFonts w:ascii="Cambria Math" w:eastAsia="宋体" w:hAnsi="Cambria Math" w:cs="Times New Roman"/>
              </w:rPr>
              <m:t>T</m:t>
            </m:r>
          </m:sub>
        </m:sSub>
        <m:r>
          <m:rPr>
            <m:sty m:val="p"/>
          </m:rPr>
          <w:rPr>
            <w:rFonts w:ascii="Cambria Math" w:eastAsia="宋体" w:hAnsi="Cambria Math" w:cs="Times New Roman"/>
          </w:rPr>
          <m:t>=50</m:t>
        </m:r>
        <m:r>
          <m:rPr>
            <m:sty m:val="p"/>
          </m:rPr>
          <w:rPr>
            <w:rFonts w:ascii="Cambria Math" w:eastAsia="宋体" w:hAnsi="Cambria Math" w:cs="Times New Roman"/>
          </w:rPr>
          <m:t>回</m:t>
        </m:r>
        <m:r>
          <m:rPr>
            <m:sty m:val="p"/>
          </m:rPr>
          <w:rPr>
            <w:rFonts w:ascii="Cambria Math" w:eastAsia="宋体" w:hAnsi="Cambria Math" w:cs="Times New Roman"/>
          </w:rPr>
          <m:t>=56.25</m:t>
        </m:r>
        <m:r>
          <w:ins w:id="114" w:author="XU" w:date="2018-09-26T14:54:00Z">
            <m:rPr>
              <m:sty m:val="p"/>
            </m:rPr>
            <w:rPr>
              <w:rFonts w:ascii="Cambria Math" w:eastAsia="宋体" w:hAnsi="Cambria Math" w:cs="Times New Roman"/>
            </w:rPr>
            <m:t xml:space="preserve"> </m:t>
          </w:ins>
        </m:r>
        <m:r>
          <m:rPr>
            <m:sty m:val="p"/>
          </m:rPr>
          <w:rPr>
            <w:rFonts w:ascii="Cambria Math" w:eastAsia="宋体" w:hAnsi="Cambria Math" w:cs="Times New Roman"/>
          </w:rPr>
          <m:t>m</m:t>
        </m:r>
      </m:oMath>
      <w:r w:rsidR="00772A79" w:rsidRPr="0031162D">
        <w:rPr>
          <w:rFonts w:ascii="Times New Roman" w:eastAsia="宋体" w:hAnsi="Times New Roman" w:cs="Times New Roman"/>
        </w:rPr>
        <w:t>，图</w:t>
      </w:r>
      <w:r w:rsidR="00772A79" w:rsidRPr="0031162D">
        <w:rPr>
          <w:rFonts w:ascii="Times New Roman" w:eastAsia="宋体" w:hAnsi="Times New Roman" w:cs="Times New Roman"/>
        </w:rPr>
        <w:t>1</w:t>
      </w:r>
      <w:r>
        <w:rPr>
          <w:rFonts w:ascii="Times New Roman" w:eastAsia="宋体" w:hAnsi="Times New Roman" w:cs="Times New Roman"/>
        </w:rPr>
        <w:t>(</w:t>
      </w:r>
      <w:r w:rsidR="00772A79" w:rsidRPr="000F22F4">
        <w:rPr>
          <w:rFonts w:ascii="Times New Roman" w:eastAsia="宋体" w:hAnsi="Times New Roman" w:cs="Times New Roman"/>
          <w:rPrChange w:id="115" w:author="XU" w:date="2018-09-26T14:36:00Z">
            <w:rPr>
              <w:rFonts w:ascii="Times New Roman" w:eastAsia="宋体" w:hAnsi="Times New Roman" w:cs="Times New Roman"/>
              <w:i/>
            </w:rPr>
          </w:rPrChange>
        </w:rPr>
        <w:t>c</w:t>
      </w:r>
      <w:r>
        <w:rPr>
          <w:rFonts w:ascii="Times New Roman" w:eastAsia="宋体" w:hAnsi="Times New Roman" w:cs="Times New Roman"/>
        </w:rPr>
        <w:t>)</w:t>
      </w:r>
      <w:ins w:id="116" w:author="XU" w:date="2018-09-26T14:36:00Z">
        <w:r w:rsidR="000F22F4">
          <w:rPr>
            <w:rFonts w:ascii="Times New Roman" w:eastAsia="宋体" w:hAnsi="Times New Roman" w:cs="Times New Roman" w:hint="eastAsia"/>
          </w:rPr>
          <w:t>~</w:t>
        </w:r>
      </w:ins>
      <w:del w:id="117" w:author="XU" w:date="2018-09-26T14:36:00Z">
        <w:r w:rsidR="00772A79" w:rsidRPr="0031162D" w:rsidDel="000F22F4">
          <w:rPr>
            <w:rFonts w:ascii="Times New Roman" w:eastAsia="宋体" w:hAnsi="Times New Roman" w:cs="Times New Roman"/>
          </w:rPr>
          <w:delText>-</w:delText>
        </w:r>
      </w:del>
      <w:r>
        <w:rPr>
          <w:rFonts w:ascii="Times New Roman" w:eastAsia="宋体" w:hAnsi="Times New Roman" w:cs="Times New Roman"/>
        </w:rPr>
        <w:t>(</w:t>
      </w:r>
      <w:r w:rsidR="00772A79" w:rsidRPr="000F22F4">
        <w:rPr>
          <w:rFonts w:ascii="Times New Roman" w:eastAsia="宋体" w:hAnsi="Times New Roman" w:cs="Times New Roman"/>
          <w:rPrChange w:id="118" w:author="XU" w:date="2018-09-26T14:36:00Z">
            <w:rPr>
              <w:rFonts w:ascii="Times New Roman" w:eastAsia="宋体" w:hAnsi="Times New Roman" w:cs="Times New Roman"/>
              <w:i/>
            </w:rPr>
          </w:rPrChange>
        </w:rPr>
        <w:t>d</w:t>
      </w:r>
      <w:r>
        <w:rPr>
          <w:rFonts w:ascii="Times New Roman" w:eastAsia="宋体" w:hAnsi="Times New Roman" w:cs="Times New Roman"/>
        </w:rPr>
        <w:t>)</w:t>
      </w:r>
      <w:r w:rsidR="00772A79" w:rsidRPr="0031162D">
        <w:rPr>
          <w:rFonts w:ascii="Times New Roman" w:eastAsia="宋体" w:hAnsi="Times New Roman" w:cs="Times New Roman"/>
        </w:rPr>
        <w:t>的</w:t>
      </w:r>
      <m:oMath>
        <m:sSub>
          <m:sSubPr>
            <m:ctrlPr>
              <w:rPr>
                <w:rFonts w:ascii="Cambria Math" w:eastAsia="宋体" w:hAnsi="Cambria Math" w:cs="Times New Roman"/>
                <w:i/>
              </w:rPr>
            </m:ctrlPr>
          </m:sSubPr>
          <m:e>
            <m:r>
              <w:rPr>
                <w:rFonts w:ascii="Cambria Math" w:eastAsia="宋体" w:hAnsi="Cambria Math" w:cs="Times New Roman"/>
              </w:rPr>
              <m:t>L</m:t>
            </m:r>
          </m:e>
          <m:sub>
            <m:r>
              <w:rPr>
                <w:rFonts w:ascii="Cambria Math" w:eastAsia="宋体" w:hAnsi="Cambria Math" w:cs="Times New Roman"/>
              </w:rPr>
              <m:t>T</m:t>
            </m:r>
          </m:sub>
        </m:sSub>
        <m:r>
          <m:rPr>
            <m:sty m:val="p"/>
          </m:rPr>
          <w:rPr>
            <w:rFonts w:ascii="Cambria Math" w:eastAsia="宋体" w:hAnsi="Cambria Math" w:cs="Times New Roman"/>
          </w:rPr>
          <m:t>=100</m:t>
        </m:r>
        <m:r>
          <m:rPr>
            <m:sty m:val="p"/>
          </m:rPr>
          <w:rPr>
            <w:rFonts w:ascii="Cambria Math" w:eastAsia="宋体" w:hAnsi="Cambria Math" w:cs="Times New Roman"/>
          </w:rPr>
          <m:t>回</m:t>
        </m:r>
        <m:r>
          <m:rPr>
            <m:sty m:val="p"/>
          </m:rPr>
          <w:rPr>
            <w:rFonts w:ascii="Cambria Math" w:eastAsia="宋体" w:hAnsi="Cambria Math" w:cs="Times New Roman"/>
          </w:rPr>
          <m:t>=112.5</m:t>
        </m:r>
        <m:r>
          <w:ins w:id="119" w:author="XU" w:date="2018-09-26T14:54:00Z">
            <m:rPr>
              <m:sty m:val="p"/>
            </m:rPr>
            <w:rPr>
              <w:rFonts w:ascii="Cambria Math" w:eastAsia="宋体" w:hAnsi="Cambria Math" w:cs="Times New Roman"/>
            </w:rPr>
            <m:t xml:space="preserve"> </m:t>
          </w:ins>
        </m:r>
        <m:r>
          <m:rPr>
            <m:sty m:val="p"/>
          </m:rPr>
          <w:rPr>
            <w:rFonts w:ascii="Cambria Math" w:eastAsia="宋体" w:hAnsi="Cambria Math" w:cs="Times New Roman"/>
          </w:rPr>
          <m:t>m</m:t>
        </m:r>
      </m:oMath>
      <w:r>
        <w:rPr>
          <w:rFonts w:ascii="Times New Roman" w:eastAsia="宋体" w:hAnsi="Times New Roman" w:cs="Times New Roman"/>
        </w:rPr>
        <w:t>)</w:t>
      </w:r>
      <w:r w:rsidR="00772A79" w:rsidRPr="0031162D">
        <w:rPr>
          <w:rFonts w:ascii="Times New Roman" w:eastAsia="宋体" w:hAnsi="Times New Roman" w:cs="Times New Roman"/>
        </w:rPr>
        <w:t>内中点的纤度值。</w:t>
      </w:r>
    </w:p>
    <w:p w14:paraId="4312FB61" w14:textId="77777777" w:rsidR="002D7329" w:rsidRPr="0031162D" w:rsidRDefault="00A21D5F">
      <w:pPr>
        <w:ind w:firstLineChars="200" w:firstLine="420"/>
        <w:rPr>
          <w:rFonts w:ascii="Times New Roman" w:eastAsia="宋体" w:hAnsi="Times New Roman" w:cs="Times New Roman"/>
        </w:rPr>
      </w:pPr>
      <w:del w:id="120" w:author="XU" w:date="2018-09-26T14:36:00Z">
        <w:r w:rsidDel="000F22F4">
          <w:rPr>
            <w:rFonts w:ascii="Times New Roman" w:eastAsia="宋体" w:hAnsi="Times New Roman" w:cs="Times New Roman"/>
          </w:rPr>
          <w:delText>(</w:delText>
        </w:r>
      </w:del>
      <w:r w:rsidR="00772A79" w:rsidRPr="0031162D">
        <w:rPr>
          <w:rFonts w:ascii="Times New Roman" w:eastAsia="宋体" w:hAnsi="Times New Roman" w:cs="Times New Roman"/>
        </w:rPr>
        <w:t>3</w:t>
      </w:r>
      <w:r>
        <w:rPr>
          <w:rFonts w:ascii="Times New Roman" w:eastAsia="宋体" w:hAnsi="Times New Roman" w:cs="Times New Roman"/>
        </w:rPr>
        <w:t>)</w:t>
      </w:r>
      <w:r w:rsidR="00772A79" w:rsidRPr="0031162D">
        <w:rPr>
          <w:rFonts w:ascii="Times New Roman" w:eastAsia="宋体" w:hAnsi="Times New Roman" w:cs="Times New Roman"/>
        </w:rPr>
        <w:t>茧丝头端与末端的纤度值用各自临近两个纤度值作直线连接延长而得。</w:t>
      </w:r>
    </w:p>
    <w:p w14:paraId="4A427F6B" w14:textId="77777777" w:rsidR="002D7329" w:rsidRPr="0031162D" w:rsidRDefault="00A21D5F">
      <w:pPr>
        <w:ind w:firstLineChars="200" w:firstLine="420"/>
        <w:rPr>
          <w:rFonts w:ascii="Times New Roman" w:eastAsia="宋体" w:hAnsi="Times New Roman" w:cs="Times New Roman"/>
        </w:rPr>
      </w:pPr>
      <w:del w:id="121" w:author="XU" w:date="2018-09-26T14:36:00Z">
        <w:r w:rsidDel="000F22F4">
          <w:rPr>
            <w:rFonts w:ascii="Times New Roman" w:eastAsia="宋体" w:hAnsi="Times New Roman" w:cs="Times New Roman"/>
          </w:rPr>
          <w:delText>(</w:delText>
        </w:r>
      </w:del>
      <w:r w:rsidR="00772A79" w:rsidRPr="0031162D">
        <w:rPr>
          <w:rFonts w:ascii="Times New Roman" w:eastAsia="宋体" w:hAnsi="Times New Roman" w:cs="Times New Roman"/>
        </w:rPr>
        <w:t>4</w:t>
      </w:r>
      <w:r>
        <w:rPr>
          <w:rFonts w:ascii="Times New Roman" w:eastAsia="宋体" w:hAnsi="Times New Roman" w:cs="Times New Roman"/>
        </w:rPr>
        <w:t>)</w:t>
      </w:r>
      <w:r w:rsidR="00772A79" w:rsidRPr="0031162D">
        <w:rPr>
          <w:rFonts w:ascii="Times New Roman" w:eastAsia="宋体" w:hAnsi="Times New Roman" w:cs="Times New Roman"/>
        </w:rPr>
        <w:t>进一步地，将序号下标转变为茧丝上的长度位置值</w:t>
      </w:r>
      <w:r w:rsidR="00E0145C" w:rsidRPr="0031162D">
        <w:rPr>
          <w:rFonts w:ascii="Times New Roman" w:eastAsia="宋体" w:hAnsi="Times New Roman" w:cs="Times New Roman"/>
        </w:rPr>
        <w:t>。</w:t>
      </w:r>
    </w:p>
    <w:p w14:paraId="741F1B23" w14:textId="77777777" w:rsidR="002D7329" w:rsidRPr="0031162D" w:rsidRDefault="00772A79">
      <w:pPr>
        <w:ind w:firstLineChars="200" w:firstLine="420"/>
        <w:rPr>
          <w:rFonts w:ascii="Times New Roman" w:eastAsia="宋体" w:hAnsi="Times New Roman" w:cs="Times New Roman"/>
        </w:rPr>
      </w:pPr>
      <w:r w:rsidRPr="0031162D">
        <w:rPr>
          <w:rFonts w:ascii="Times New Roman" w:eastAsia="宋体" w:hAnsi="Times New Roman" w:cs="Times New Roman"/>
        </w:rPr>
        <w:t>将所有茧丝纤度曲线数据参照步骤</w:t>
      </w:r>
      <w:del w:id="122" w:author="XU" w:date="2018-09-26T14:53:00Z">
        <w:r w:rsidR="00A21D5F" w:rsidDel="00031BDC">
          <w:rPr>
            <w:rFonts w:ascii="Times New Roman" w:eastAsia="宋体" w:hAnsi="Times New Roman" w:cs="Times New Roman"/>
          </w:rPr>
          <w:delText>(</w:delText>
        </w:r>
      </w:del>
      <w:r w:rsidRPr="0031162D">
        <w:rPr>
          <w:rFonts w:ascii="Times New Roman" w:eastAsia="宋体" w:hAnsi="Times New Roman" w:cs="Times New Roman"/>
        </w:rPr>
        <w:t>2</w:t>
      </w:r>
      <w:del w:id="123" w:author="XU" w:date="2018-09-26T14:53:00Z">
        <w:r w:rsidR="00A21D5F" w:rsidDel="00031BDC">
          <w:rPr>
            <w:rFonts w:ascii="Times New Roman" w:eastAsia="宋体" w:hAnsi="Times New Roman" w:cs="Times New Roman"/>
          </w:rPr>
          <w:delText>)</w:delText>
        </w:r>
      </w:del>
      <w:ins w:id="124" w:author="XU" w:date="2018-09-26T14:53:00Z">
        <w:r w:rsidR="00031BDC">
          <w:rPr>
            <w:rFonts w:ascii="Times New Roman" w:eastAsia="宋体" w:hAnsi="Times New Roman" w:cs="Times New Roman" w:hint="eastAsia"/>
          </w:rPr>
          <w:t>~</w:t>
        </w:r>
      </w:ins>
      <w:del w:id="125" w:author="XU" w:date="2018-09-26T14:53:00Z">
        <w:r w:rsidRPr="0031162D" w:rsidDel="00031BDC">
          <w:rPr>
            <w:rFonts w:ascii="Times New Roman" w:eastAsia="宋体" w:hAnsi="Times New Roman" w:cs="Times New Roman"/>
          </w:rPr>
          <w:delText>-</w:delText>
        </w:r>
        <w:r w:rsidR="00A21D5F" w:rsidDel="00031BDC">
          <w:rPr>
            <w:rFonts w:ascii="Times New Roman" w:eastAsia="宋体" w:hAnsi="Times New Roman" w:cs="Times New Roman"/>
          </w:rPr>
          <w:delText>(</w:delText>
        </w:r>
      </w:del>
      <w:r w:rsidRPr="0031162D">
        <w:rPr>
          <w:rFonts w:ascii="Times New Roman" w:eastAsia="宋体" w:hAnsi="Times New Roman" w:cs="Times New Roman"/>
        </w:rPr>
        <w:t>4</w:t>
      </w:r>
      <w:del w:id="126" w:author="XU" w:date="2018-09-26T14:53:00Z">
        <w:r w:rsidR="00A21D5F" w:rsidDel="00031BDC">
          <w:rPr>
            <w:rFonts w:ascii="Times New Roman" w:eastAsia="宋体" w:hAnsi="Times New Roman" w:cs="Times New Roman"/>
          </w:rPr>
          <w:delText>)</w:delText>
        </w:r>
      </w:del>
      <w:r w:rsidRPr="0031162D">
        <w:rPr>
          <w:rFonts w:ascii="Times New Roman" w:eastAsia="宋体" w:hAnsi="Times New Roman" w:cs="Times New Roman"/>
        </w:rPr>
        <w:t>进行处理，可完成所有茧丝纤度数据的准备。</w:t>
      </w:r>
    </w:p>
    <w:p w14:paraId="686103CD" w14:textId="77777777" w:rsidR="002D7329" w:rsidRPr="0031162D" w:rsidRDefault="00772A79">
      <w:pPr>
        <w:rPr>
          <w:rFonts w:ascii="Times New Roman" w:eastAsia="宋体" w:hAnsi="Times New Roman" w:cs="Times New Roman"/>
          <w:b/>
        </w:rPr>
      </w:pPr>
      <w:r w:rsidRPr="0031162D">
        <w:rPr>
          <w:rFonts w:ascii="Times New Roman" w:eastAsia="宋体" w:hAnsi="Times New Roman" w:cs="Times New Roman"/>
          <w:b/>
        </w:rPr>
        <w:t xml:space="preserve">3.2  </w:t>
      </w:r>
      <w:r w:rsidRPr="0031162D">
        <w:rPr>
          <w:rFonts w:ascii="Times New Roman" w:eastAsia="宋体" w:hAnsi="Times New Roman" w:cs="Times New Roman"/>
          <w:b/>
        </w:rPr>
        <w:t>拟合程序说明与参数初始值的设置</w:t>
      </w:r>
    </w:p>
    <w:p w14:paraId="6CDBB380" w14:textId="77777777" w:rsidR="002D7329" w:rsidRPr="0031162D" w:rsidRDefault="00772A79">
      <w:pPr>
        <w:rPr>
          <w:rFonts w:ascii="Times New Roman" w:eastAsia="宋体" w:hAnsi="Times New Roman" w:cs="Times New Roman"/>
        </w:rPr>
      </w:pPr>
      <w:r w:rsidRPr="0031162D">
        <w:rPr>
          <w:rFonts w:ascii="Times New Roman" w:eastAsia="宋体" w:hAnsi="Times New Roman" w:cs="Times New Roman"/>
        </w:rPr>
        <w:t xml:space="preserve">3.2.1  </w:t>
      </w:r>
      <w:r w:rsidRPr="0031162D">
        <w:rPr>
          <w:rFonts w:ascii="Times New Roman" w:eastAsia="宋体" w:hAnsi="Times New Roman" w:cs="Times New Roman"/>
        </w:rPr>
        <w:t>函数拟合程序说明</w:t>
      </w:r>
    </w:p>
    <w:p w14:paraId="43822225" w14:textId="77777777" w:rsidR="002D7329" w:rsidRPr="0031162D" w:rsidRDefault="00772A79">
      <w:pPr>
        <w:ind w:firstLineChars="202" w:firstLine="424"/>
        <w:rPr>
          <w:rFonts w:ascii="Times New Roman" w:eastAsia="宋体" w:hAnsi="Times New Roman" w:cs="Times New Roman"/>
        </w:rPr>
      </w:pPr>
      <w:r w:rsidRPr="0031162D">
        <w:rPr>
          <w:rFonts w:ascii="Times New Roman" w:eastAsia="宋体" w:hAnsi="Times New Roman" w:cs="Times New Roman"/>
        </w:rPr>
        <w:t>由式</w:t>
      </w:r>
      <w:r w:rsidR="00A21D5F">
        <w:rPr>
          <w:rFonts w:ascii="Times New Roman" w:eastAsia="宋体" w:hAnsi="Times New Roman" w:cs="Times New Roman"/>
        </w:rPr>
        <w:t>(</w:t>
      </w:r>
      <w:r w:rsidRPr="0031162D">
        <w:rPr>
          <w:rFonts w:ascii="Times New Roman" w:eastAsia="宋体" w:hAnsi="Times New Roman" w:cs="Times New Roman"/>
        </w:rPr>
        <w:t>4</w:t>
      </w:r>
      <w:r w:rsidR="00A21D5F">
        <w:rPr>
          <w:rFonts w:ascii="Times New Roman" w:eastAsia="宋体" w:hAnsi="Times New Roman" w:cs="Times New Roman"/>
        </w:rPr>
        <w:t>)</w:t>
      </w:r>
      <w:r w:rsidRPr="0031162D">
        <w:rPr>
          <w:rFonts w:ascii="Times New Roman" w:eastAsia="宋体" w:hAnsi="Times New Roman" w:cs="Times New Roman"/>
        </w:rPr>
        <w:t>可知，该函数模型为非线性函数。</w:t>
      </w:r>
      <w:r w:rsidR="0092056E" w:rsidRPr="0031162D">
        <w:rPr>
          <w:rFonts w:ascii="Times New Roman" w:eastAsia="宋体" w:hAnsi="Times New Roman" w:cs="Times New Roman"/>
        </w:rPr>
        <w:t>本文</w:t>
      </w:r>
      <w:r w:rsidRPr="0031162D">
        <w:rPr>
          <w:rFonts w:ascii="Times New Roman" w:eastAsia="宋体" w:hAnsi="Times New Roman" w:cs="Times New Roman"/>
        </w:rPr>
        <w:t>采用基于</w:t>
      </w:r>
      <w:bookmarkStart w:id="127" w:name="OLE_LINK24"/>
      <w:bookmarkStart w:id="128" w:name="OLE_LINK19"/>
      <w:r w:rsidRPr="00031BDC">
        <w:rPr>
          <w:rFonts w:ascii="Times New Roman" w:eastAsia="宋体" w:hAnsi="Times New Roman" w:cs="Times New Roman"/>
          <w:rPrChange w:id="129" w:author="XU" w:date="2018-09-26T14:53:00Z">
            <w:rPr>
              <w:rFonts w:ascii="Times New Roman" w:eastAsia="宋体" w:hAnsi="Times New Roman" w:cs="Times New Roman"/>
              <w:i/>
            </w:rPr>
          </w:rPrChange>
        </w:rPr>
        <w:t>Levenberg-Marquardt</w:t>
      </w:r>
      <w:bookmarkEnd w:id="127"/>
      <w:bookmarkEnd w:id="128"/>
      <w:r w:rsidRPr="0031162D">
        <w:rPr>
          <w:rFonts w:ascii="Times New Roman" w:eastAsia="宋体" w:hAnsi="Times New Roman" w:cs="Times New Roman"/>
        </w:rPr>
        <w:t>算法的最小二乘法对函数的参数进行拟合</w:t>
      </w:r>
      <w:r w:rsidR="0092056E" w:rsidRPr="0031162D">
        <w:rPr>
          <w:rFonts w:ascii="Times New Roman" w:eastAsia="宋体" w:hAnsi="Times New Roman" w:cs="Times New Roman"/>
        </w:rPr>
        <w:t>，</w:t>
      </w:r>
      <w:r w:rsidRPr="0031162D">
        <w:rPr>
          <w:rFonts w:ascii="Times New Roman" w:eastAsia="宋体" w:hAnsi="Times New Roman" w:cs="Times New Roman"/>
        </w:rPr>
        <w:t>拟合程序采用基于</w:t>
      </w:r>
      <w:r w:rsidRPr="00031BDC">
        <w:rPr>
          <w:rFonts w:ascii="Times New Roman" w:eastAsia="宋体" w:hAnsi="Times New Roman" w:cs="Times New Roman"/>
          <w:rPrChange w:id="130" w:author="XU" w:date="2018-09-26T14:53:00Z">
            <w:rPr>
              <w:rFonts w:ascii="Times New Roman" w:eastAsia="宋体" w:hAnsi="Times New Roman" w:cs="Times New Roman"/>
              <w:i/>
            </w:rPr>
          </w:rPrChange>
        </w:rPr>
        <w:t>lmfit</w:t>
      </w:r>
      <w:r w:rsidRPr="0031162D">
        <w:rPr>
          <w:rFonts w:ascii="Times New Roman" w:eastAsia="宋体" w:hAnsi="Times New Roman" w:cs="Times New Roman"/>
        </w:rPr>
        <w:t>包的</w:t>
      </w:r>
      <w:r w:rsidRPr="00031BDC">
        <w:rPr>
          <w:rFonts w:ascii="Times New Roman" w:eastAsia="宋体" w:hAnsi="Times New Roman" w:cs="Times New Roman"/>
          <w:rPrChange w:id="131" w:author="XU" w:date="2018-09-26T14:54:00Z">
            <w:rPr>
              <w:rFonts w:ascii="Times New Roman" w:eastAsia="宋体" w:hAnsi="Times New Roman" w:cs="Times New Roman"/>
              <w:i/>
            </w:rPr>
          </w:rPrChange>
        </w:rPr>
        <w:t>Python</w:t>
      </w:r>
      <w:r w:rsidRPr="0031162D">
        <w:rPr>
          <w:rFonts w:ascii="Times New Roman" w:eastAsia="宋体" w:hAnsi="Times New Roman" w:cs="Times New Roman"/>
        </w:rPr>
        <w:t>语言编写。</w:t>
      </w:r>
    </w:p>
    <w:p w14:paraId="7264CDF7" w14:textId="77777777" w:rsidR="002D7329" w:rsidRPr="0031162D" w:rsidRDefault="00772A79">
      <w:pPr>
        <w:rPr>
          <w:rFonts w:ascii="Times New Roman" w:eastAsia="宋体" w:hAnsi="Times New Roman" w:cs="Times New Roman"/>
        </w:rPr>
      </w:pPr>
      <w:r w:rsidRPr="0031162D">
        <w:rPr>
          <w:rFonts w:ascii="Times New Roman" w:eastAsia="宋体" w:hAnsi="Times New Roman" w:cs="Times New Roman"/>
        </w:rPr>
        <w:t xml:space="preserve">3.2.2  </w:t>
      </w:r>
      <w:r w:rsidRPr="0031162D">
        <w:rPr>
          <w:rFonts w:ascii="Times New Roman" w:eastAsia="宋体" w:hAnsi="Times New Roman" w:cs="Times New Roman"/>
        </w:rPr>
        <w:t>拟合参数的猜测初始值</w:t>
      </w:r>
    </w:p>
    <w:p w14:paraId="203E657C" w14:textId="77777777" w:rsidR="002D7329" w:rsidRPr="0031162D" w:rsidRDefault="00772A79">
      <w:pPr>
        <w:ind w:firstLineChars="202" w:firstLine="424"/>
        <w:rPr>
          <w:rFonts w:ascii="Times New Roman" w:eastAsia="宋体" w:hAnsi="Times New Roman" w:cs="Times New Roman"/>
        </w:rPr>
      </w:pPr>
      <w:r w:rsidRPr="0031162D">
        <w:rPr>
          <w:rFonts w:ascii="Times New Roman" w:eastAsia="宋体" w:hAnsi="Times New Roman" w:cs="Times New Roman"/>
        </w:rPr>
        <w:t>在采用</w:t>
      </w:r>
      <w:r w:rsidRPr="00CC4C89">
        <w:rPr>
          <w:rFonts w:ascii="Times New Roman" w:eastAsia="宋体" w:hAnsi="Times New Roman" w:cs="Times New Roman"/>
          <w:rPrChange w:id="132" w:author="XU" w:date="2018-09-26T14:54:00Z">
            <w:rPr>
              <w:rFonts w:ascii="Times New Roman" w:eastAsia="宋体" w:hAnsi="Times New Roman" w:cs="Times New Roman"/>
              <w:i/>
            </w:rPr>
          </w:rPrChange>
        </w:rPr>
        <w:t>Levenberg-Marquardt</w:t>
      </w:r>
      <w:r w:rsidRPr="0031162D">
        <w:rPr>
          <w:rFonts w:ascii="Times New Roman" w:eastAsia="宋体" w:hAnsi="Times New Roman" w:cs="Times New Roman"/>
        </w:rPr>
        <w:t>算法的最小二乘法对函数进行拟合时，需要给出拟合参数的合理初始值，这里为了使参数对茧丝纤度曲线形态的模拟具有一定的意义，对参数的初始值作了如下推断</w:t>
      </w:r>
      <w:ins w:id="133" w:author="XU" w:date="2018-09-26T14:55:00Z">
        <w:r w:rsidR="00CC4C89">
          <w:rPr>
            <w:rFonts w:ascii="Times New Roman" w:eastAsia="宋体" w:hAnsi="Times New Roman" w:cs="Times New Roman" w:hint="eastAsia"/>
          </w:rPr>
          <w:t>。</w:t>
        </w:r>
      </w:ins>
      <w:del w:id="134" w:author="XU" w:date="2018-09-26T14:55:00Z">
        <w:r w:rsidRPr="0031162D" w:rsidDel="00CC4C89">
          <w:rPr>
            <w:rFonts w:ascii="Times New Roman" w:eastAsia="宋体" w:hAnsi="Times New Roman" w:cs="Times New Roman"/>
          </w:rPr>
          <w:delText>：</w:delText>
        </w:r>
      </w:del>
    </w:p>
    <w:p w14:paraId="14C7F721" w14:textId="77777777" w:rsidR="002D7329" w:rsidRPr="0031162D" w:rsidRDefault="00A21D5F">
      <w:pPr>
        <w:ind w:firstLineChars="202" w:firstLine="424"/>
        <w:rPr>
          <w:rFonts w:ascii="Times New Roman" w:eastAsia="宋体" w:hAnsi="Times New Roman" w:cs="Times New Roman"/>
        </w:rPr>
      </w:pPr>
      <w:del w:id="135" w:author="XU" w:date="2018-09-26T14:55:00Z">
        <w:r w:rsidDel="00CC4C89">
          <w:rPr>
            <w:rFonts w:ascii="Times New Roman" w:eastAsia="宋体" w:hAnsi="Times New Roman" w:cs="Times New Roman"/>
          </w:rPr>
          <w:lastRenderedPageBreak/>
          <w:delText>(</w:delText>
        </w:r>
      </w:del>
      <w:r w:rsidR="00772A79" w:rsidRPr="0031162D">
        <w:rPr>
          <w:rFonts w:ascii="Times New Roman" w:eastAsia="宋体" w:hAnsi="Times New Roman" w:cs="Times New Roman"/>
        </w:rPr>
        <w:t>1</w:t>
      </w:r>
      <w:r>
        <w:rPr>
          <w:rFonts w:ascii="Times New Roman" w:eastAsia="宋体" w:hAnsi="Times New Roman" w:cs="Times New Roman"/>
        </w:rPr>
        <w:t>)</w:t>
      </w:r>
      <w:r w:rsidR="00772A79" w:rsidRPr="0031162D">
        <w:rPr>
          <w:rFonts w:ascii="Times New Roman" w:eastAsia="宋体" w:hAnsi="Times New Roman" w:cs="Times New Roman"/>
        </w:rPr>
        <w:t>由式</w:t>
      </w:r>
      <w:r>
        <w:rPr>
          <w:rFonts w:ascii="Times New Roman" w:eastAsia="宋体" w:hAnsi="Times New Roman" w:cs="Times New Roman"/>
        </w:rPr>
        <w:t>(</w:t>
      </w:r>
      <w:r w:rsidR="00772A79" w:rsidRPr="0031162D">
        <w:rPr>
          <w:rFonts w:ascii="Times New Roman" w:eastAsia="宋体" w:hAnsi="Times New Roman" w:cs="Times New Roman"/>
        </w:rPr>
        <w:t>4</w:t>
      </w:r>
      <w:r>
        <w:rPr>
          <w:rFonts w:ascii="Times New Roman" w:eastAsia="宋体" w:hAnsi="Times New Roman" w:cs="Times New Roman"/>
        </w:rPr>
        <w:t>)</w:t>
      </w:r>
      <w:r w:rsidR="00772A79" w:rsidRPr="0031162D">
        <w:rPr>
          <w:rFonts w:ascii="Times New Roman" w:eastAsia="宋体" w:hAnsi="Times New Roman" w:cs="Times New Roman"/>
        </w:rPr>
        <w:t>可知，</w:t>
      </w:r>
      <w:r w:rsidR="009C42DD" w:rsidRPr="0031162D">
        <w:rPr>
          <w:rFonts w:ascii="Times New Roman" w:eastAsia="宋体" w:hAnsi="Times New Roman" w:cs="Times New Roman"/>
        </w:rPr>
        <w:t>记茧丝长为</w:t>
      </w:r>
      <m:oMath>
        <m:sSub>
          <m:sSubPr>
            <m:ctrlPr>
              <w:rPr>
                <w:rFonts w:ascii="Cambria Math" w:eastAsia="宋体" w:hAnsi="Cambria Math" w:cs="Times New Roman"/>
                <w:i/>
              </w:rPr>
            </m:ctrlPr>
          </m:sSubPr>
          <m:e>
            <m:r>
              <w:rPr>
                <w:rFonts w:ascii="Cambria Math" w:eastAsia="宋体" w:hAnsi="Cambria Math" w:cs="Times New Roman"/>
              </w:rPr>
              <m:t>L</m:t>
            </m:r>
          </m:e>
          <m:sub>
            <m:r>
              <w:rPr>
                <w:rFonts w:ascii="Cambria Math" w:eastAsia="宋体" w:hAnsi="Cambria Math" w:cs="Times New Roman"/>
              </w:rPr>
              <m:t>s</m:t>
            </m:r>
          </m:sub>
        </m:sSub>
      </m:oMath>
      <w:r w:rsidR="009C42DD" w:rsidRPr="0031162D">
        <w:rPr>
          <w:rFonts w:ascii="Times New Roman" w:eastAsia="宋体" w:hAnsi="Times New Roman" w:cs="Times New Roman"/>
        </w:rPr>
        <w:t>，则</w:t>
      </w:r>
      <w:r w:rsidR="00772A79" w:rsidRPr="0031162D">
        <w:rPr>
          <w:rFonts w:ascii="Times New Roman" w:eastAsia="宋体" w:hAnsi="Times New Roman" w:cs="Times New Roman"/>
        </w:rPr>
        <w:t>茧丝纤度曲线的初始纤度和终端纤度分别为：</w:t>
      </w:r>
    </w:p>
    <w:p w14:paraId="56605F7D" w14:textId="77777777" w:rsidR="002D7329" w:rsidRPr="0031162D" w:rsidRDefault="00772A79" w:rsidP="000E779E">
      <w:pPr>
        <w:wordWrap w:val="0"/>
        <w:ind w:firstLineChars="202" w:firstLine="424"/>
        <w:jc w:val="right"/>
        <w:rPr>
          <w:rFonts w:ascii="Times New Roman" w:eastAsia="宋体" w:hAnsi="Times New Roman" w:cs="Times New Roman"/>
        </w:rPr>
      </w:pPr>
      <m:oMath>
        <m:r>
          <w:rPr>
            <w:rFonts w:ascii="Cambria Math" w:eastAsia="宋体" w:hAnsi="Cambria Math" w:cs="Times New Roman"/>
          </w:rPr>
          <m:t>h</m:t>
        </m:r>
        <m:d>
          <m:dPr>
            <m:ctrlPr>
              <w:rPr>
                <w:rFonts w:ascii="Cambria Math" w:eastAsia="宋体" w:hAnsi="Cambria Math" w:cs="Times New Roman"/>
              </w:rPr>
            </m:ctrlPr>
          </m:dPr>
          <m:e>
            <m:r>
              <w:rPr>
                <w:rFonts w:ascii="Cambria Math" w:eastAsia="宋体" w:hAnsi="Cambria Math" w:cs="Times New Roman"/>
              </w:rPr>
              <m:t>0</m:t>
            </m:r>
          </m:e>
        </m:d>
        <m:r>
          <m:rPr>
            <m:sty m:val="p"/>
          </m:rPr>
          <w:rPr>
            <w:rFonts w:ascii="Cambria Math" w:eastAsia="宋体" w:hAnsi="Cambria Math" w:cs="Times New Roman"/>
          </w:rPr>
          <m:t>=</m:t>
        </m:r>
        <m:f>
          <m:fPr>
            <m:ctrlPr>
              <w:rPr>
                <w:rFonts w:ascii="Cambria Math" w:eastAsia="宋体" w:hAnsi="Cambria Math" w:cs="Times New Roman"/>
              </w:rPr>
            </m:ctrlPr>
          </m:fPr>
          <m:num>
            <m:r>
              <w:rPr>
                <w:rFonts w:ascii="Cambria Math" w:eastAsia="宋体" w:hAnsi="Cambria Math" w:cs="Times New Roman"/>
              </w:rPr>
              <m:t>a</m:t>
            </m:r>
            <m:sSup>
              <m:sSupPr>
                <m:ctrlPr>
                  <w:rPr>
                    <w:rFonts w:ascii="Cambria Math" w:eastAsia="宋体" w:hAnsi="Cambria Math" w:cs="Times New Roman"/>
                    <w:i/>
                  </w:rPr>
                </m:ctrlPr>
              </m:sSupPr>
              <m:e>
                <m:sSub>
                  <m:sSubPr>
                    <m:ctrlPr>
                      <w:rPr>
                        <w:rFonts w:ascii="Cambria Math" w:eastAsia="宋体" w:hAnsi="Cambria Math" w:cs="Times New Roman"/>
                        <w:i/>
                      </w:rPr>
                    </m:ctrlPr>
                  </m:sSubPr>
                  <m:e>
                    <m:r>
                      <w:rPr>
                        <w:rFonts w:ascii="Cambria Math" w:eastAsia="宋体" w:hAnsi="Cambria Math" w:cs="Times New Roman"/>
                      </w:rPr>
                      <m:t>l</m:t>
                    </m:r>
                  </m:e>
                  <m:sub>
                    <m:r>
                      <w:rPr>
                        <w:rFonts w:ascii="Cambria Math" w:eastAsia="宋体" w:hAnsi="Cambria Math" w:cs="Times New Roman"/>
                      </w:rPr>
                      <m:t>0</m:t>
                    </m:r>
                  </m:sub>
                </m:sSub>
              </m:e>
              <m:sup>
                <m:r>
                  <w:rPr>
                    <w:rFonts w:ascii="Cambria Math" w:eastAsia="宋体" w:hAnsi="Cambria Math" w:cs="Times New Roman"/>
                  </w:rPr>
                  <m:t>2</m:t>
                </m:r>
              </m:sup>
            </m:sSup>
            <m:r>
              <w:rPr>
                <w:rFonts w:ascii="Cambria Math" w:eastAsia="宋体" w:hAnsi="Cambria Math" w:cs="Times New Roman"/>
              </w:rPr>
              <m:t>+b</m:t>
            </m:r>
          </m:num>
          <m:den>
            <m:r>
              <w:rPr>
                <w:rFonts w:ascii="Cambria Math" w:eastAsia="宋体" w:hAnsi="Cambria Math" w:cs="Times New Roman"/>
              </w:rPr>
              <m:t>2</m:t>
            </m:r>
          </m:den>
        </m:f>
      </m:oMath>
      <w:r w:rsidRPr="0031162D">
        <w:rPr>
          <w:rFonts w:ascii="Times New Roman" w:eastAsia="宋体" w:hAnsi="Times New Roman" w:cs="Times New Roman"/>
        </w:rPr>
        <w:t xml:space="preserve">           </w:t>
      </w:r>
      <w:r w:rsidR="00704B14" w:rsidRPr="0031162D">
        <w:rPr>
          <w:rFonts w:ascii="Times New Roman" w:eastAsia="宋体" w:hAnsi="Times New Roman" w:cs="Times New Roman"/>
        </w:rPr>
        <w:t xml:space="preserve">  </w:t>
      </w:r>
      <w:r w:rsidR="000E779E" w:rsidRPr="0031162D">
        <w:rPr>
          <w:rFonts w:ascii="Times New Roman" w:eastAsia="宋体" w:hAnsi="Times New Roman" w:cs="Times New Roman"/>
        </w:rPr>
        <w:t xml:space="preserve">        </w:t>
      </w:r>
      <w:r w:rsidRPr="0031162D">
        <w:rPr>
          <w:rFonts w:ascii="Times New Roman" w:eastAsia="宋体" w:hAnsi="Times New Roman" w:cs="Times New Roman"/>
        </w:rPr>
        <w:t xml:space="preserve">                 </w:t>
      </w:r>
      <w:r w:rsidR="00A21D5F">
        <w:rPr>
          <w:rFonts w:ascii="Times New Roman" w:eastAsia="宋体" w:hAnsi="Times New Roman" w:cs="Times New Roman"/>
        </w:rPr>
        <w:t>(</w:t>
      </w:r>
      <w:r w:rsidR="00E0145C" w:rsidRPr="0031162D">
        <w:rPr>
          <w:rFonts w:ascii="Times New Roman" w:eastAsia="宋体" w:hAnsi="Times New Roman" w:cs="Times New Roman"/>
        </w:rPr>
        <w:t>6</w:t>
      </w:r>
      <w:r w:rsidR="00A21D5F">
        <w:rPr>
          <w:rFonts w:ascii="Times New Roman" w:eastAsia="宋体" w:hAnsi="Times New Roman" w:cs="Times New Roman"/>
        </w:rPr>
        <w:t>)</w:t>
      </w:r>
    </w:p>
    <w:p w14:paraId="4A3C2895" w14:textId="77777777" w:rsidR="002D7329" w:rsidRPr="0031162D" w:rsidRDefault="00772A79" w:rsidP="000E779E">
      <w:pPr>
        <w:wordWrap w:val="0"/>
        <w:ind w:firstLineChars="202" w:firstLine="424"/>
        <w:jc w:val="right"/>
        <w:rPr>
          <w:rFonts w:ascii="Times New Roman" w:eastAsia="宋体" w:hAnsi="Times New Roman" w:cs="Times New Roman"/>
        </w:rPr>
      </w:pPr>
      <m:oMath>
        <m:r>
          <w:rPr>
            <w:rFonts w:ascii="Cambria Math" w:eastAsia="宋体" w:hAnsi="Cambria Math" w:cs="Times New Roman"/>
          </w:rPr>
          <m:t>h</m:t>
        </m:r>
        <m:d>
          <m:dPr>
            <m:ctrlPr>
              <w:rPr>
                <w:rFonts w:ascii="Cambria Math" w:eastAsia="宋体" w:hAnsi="Cambria Math" w:cs="Times New Roman"/>
              </w:rPr>
            </m:ctrlPr>
          </m:dPr>
          <m:e>
            <m:sSub>
              <m:sSubPr>
                <m:ctrlPr>
                  <w:rPr>
                    <w:rFonts w:ascii="Cambria Math" w:eastAsia="宋体" w:hAnsi="Cambria Math" w:cs="Times New Roman"/>
                    <w:i/>
                  </w:rPr>
                </m:ctrlPr>
              </m:sSubPr>
              <m:e>
                <m:r>
                  <w:rPr>
                    <w:rFonts w:ascii="Cambria Math" w:eastAsia="宋体" w:hAnsi="Cambria Math" w:cs="Times New Roman"/>
                  </w:rPr>
                  <m:t>L</m:t>
                </m:r>
              </m:e>
              <m:sub>
                <m:r>
                  <w:rPr>
                    <w:rFonts w:ascii="Cambria Math" w:eastAsia="宋体" w:hAnsi="Cambria Math" w:cs="Times New Roman"/>
                  </w:rPr>
                  <m:t>s</m:t>
                </m:r>
              </m:sub>
            </m:sSub>
          </m:e>
        </m:d>
        <m:r>
          <m:rPr>
            <m:sty m:val="p"/>
          </m:rPr>
          <w:rPr>
            <w:rFonts w:ascii="Cambria Math" w:eastAsia="宋体" w:hAnsi="Cambria Math" w:cs="Times New Roman"/>
          </w:rPr>
          <m:t>=</m:t>
        </m:r>
        <m:f>
          <m:fPr>
            <m:ctrlPr>
              <w:rPr>
                <w:rFonts w:ascii="Cambria Math" w:eastAsia="宋体" w:hAnsi="Cambria Math" w:cs="Times New Roman"/>
              </w:rPr>
            </m:ctrlPr>
          </m:fPr>
          <m:num>
            <m:r>
              <w:rPr>
                <w:rFonts w:ascii="Cambria Math" w:eastAsia="宋体" w:hAnsi="Cambria Math" w:cs="Times New Roman"/>
              </w:rPr>
              <m:t>a</m:t>
            </m:r>
            <m:sSup>
              <m:sSupPr>
                <m:ctrlPr>
                  <w:rPr>
                    <w:rFonts w:ascii="Cambria Math" w:eastAsia="宋体" w:hAnsi="Cambria Math" w:cs="Times New Roman"/>
                    <w:i/>
                  </w:rPr>
                </m:ctrlPr>
              </m:sSupPr>
              <m:e>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L</m:t>
                    </m:r>
                  </m:e>
                  <m:sub>
                    <m:r>
                      <w:rPr>
                        <w:rFonts w:ascii="Cambria Math" w:eastAsia="宋体" w:hAnsi="Cambria Math" w:cs="Times New Roman"/>
                      </w:rPr>
                      <m:t>s</m:t>
                    </m:r>
                  </m:sub>
                </m:sSub>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l</m:t>
                    </m:r>
                  </m:e>
                  <m:sub>
                    <m:r>
                      <w:rPr>
                        <w:rFonts w:ascii="Cambria Math" w:eastAsia="宋体" w:hAnsi="Cambria Math" w:cs="Times New Roman"/>
                      </w:rPr>
                      <m:t>0</m:t>
                    </m:r>
                  </m:sub>
                </m:sSub>
                <m:r>
                  <w:rPr>
                    <w:rFonts w:ascii="Cambria Math" w:eastAsia="宋体" w:hAnsi="Cambria Math" w:cs="Times New Roman"/>
                  </w:rPr>
                  <m:t>)</m:t>
                </m:r>
              </m:e>
              <m:sup>
                <m:r>
                  <w:rPr>
                    <w:rFonts w:ascii="Cambria Math" w:eastAsia="宋体" w:hAnsi="Cambria Math" w:cs="Times New Roman"/>
                  </w:rPr>
                  <m:t>2</m:t>
                </m:r>
              </m:sup>
            </m:sSup>
            <m:r>
              <w:rPr>
                <w:rFonts w:ascii="Cambria Math" w:eastAsia="宋体" w:hAnsi="Cambria Math" w:cs="Times New Roman"/>
              </w:rPr>
              <m:t>+b</m:t>
            </m:r>
          </m:num>
          <m:den>
            <m:r>
              <w:rPr>
                <w:rFonts w:ascii="Cambria Math" w:eastAsia="宋体" w:hAnsi="Cambria Math" w:cs="Times New Roman"/>
              </w:rPr>
              <m:t>1+</m:t>
            </m:r>
            <m:sSup>
              <m:sSupPr>
                <m:ctrlPr>
                  <w:rPr>
                    <w:rFonts w:ascii="Cambria Math" w:eastAsia="宋体" w:hAnsi="Cambria Math" w:cs="Times New Roman"/>
                    <w:i/>
                  </w:rPr>
                </m:ctrlPr>
              </m:sSupPr>
              <m:e>
                <m:r>
                  <w:rPr>
                    <w:rFonts w:ascii="Cambria Math" w:eastAsia="宋体" w:hAnsi="Cambria Math" w:cs="Times New Roman"/>
                  </w:rPr>
                  <m:t>e</m:t>
                </m:r>
              </m:e>
              <m:sup>
                <m:r>
                  <w:rPr>
                    <w:rFonts w:ascii="Cambria Math" w:eastAsia="宋体" w:hAnsi="Cambria Math" w:cs="Times New Roman"/>
                  </w:rPr>
                  <m:t>-k</m:t>
                </m:r>
                <m:sSub>
                  <m:sSubPr>
                    <m:ctrlPr>
                      <w:rPr>
                        <w:rFonts w:ascii="Cambria Math" w:eastAsia="宋体" w:hAnsi="Cambria Math" w:cs="Times New Roman"/>
                        <w:i/>
                      </w:rPr>
                    </m:ctrlPr>
                  </m:sSubPr>
                  <m:e>
                    <m:r>
                      <w:rPr>
                        <w:rFonts w:ascii="Cambria Math" w:eastAsia="宋体" w:hAnsi="Cambria Math" w:cs="Times New Roman"/>
                      </w:rPr>
                      <m:t>L</m:t>
                    </m:r>
                  </m:e>
                  <m:sub>
                    <m:r>
                      <w:rPr>
                        <w:rFonts w:ascii="Cambria Math" w:eastAsia="宋体" w:hAnsi="Cambria Math" w:cs="Times New Roman"/>
                      </w:rPr>
                      <m:t>s</m:t>
                    </m:r>
                  </m:sub>
                </m:sSub>
              </m:sup>
            </m:sSup>
          </m:den>
        </m:f>
      </m:oMath>
      <w:r w:rsidRPr="0031162D">
        <w:rPr>
          <w:rFonts w:ascii="Times New Roman" w:eastAsia="宋体" w:hAnsi="Times New Roman" w:cs="Times New Roman"/>
        </w:rPr>
        <w:t xml:space="preserve">                 </w:t>
      </w:r>
      <w:r w:rsidR="000E779E" w:rsidRPr="0031162D">
        <w:rPr>
          <w:rFonts w:ascii="Times New Roman" w:eastAsia="宋体" w:hAnsi="Times New Roman" w:cs="Times New Roman"/>
        </w:rPr>
        <w:t xml:space="preserve">                    </w:t>
      </w:r>
      <w:r w:rsidR="00A21D5F">
        <w:rPr>
          <w:rFonts w:ascii="Times New Roman" w:eastAsia="宋体" w:hAnsi="Times New Roman" w:cs="Times New Roman"/>
        </w:rPr>
        <w:t>(</w:t>
      </w:r>
      <w:r w:rsidR="00E0145C" w:rsidRPr="0031162D">
        <w:rPr>
          <w:rFonts w:ascii="Times New Roman" w:eastAsia="宋体" w:hAnsi="Times New Roman" w:cs="Times New Roman"/>
        </w:rPr>
        <w:t>7</w:t>
      </w:r>
      <w:r w:rsidR="00A21D5F">
        <w:rPr>
          <w:rFonts w:ascii="Times New Roman" w:eastAsia="宋体" w:hAnsi="Times New Roman" w:cs="Times New Roman"/>
        </w:rPr>
        <w:t>)</w:t>
      </w:r>
    </w:p>
    <w:p w14:paraId="00EDC4BC" w14:textId="77777777" w:rsidR="002D7329" w:rsidRPr="0031162D" w:rsidRDefault="00A21D5F">
      <w:pPr>
        <w:ind w:firstLineChars="202" w:firstLine="424"/>
        <w:rPr>
          <w:rFonts w:ascii="Times New Roman" w:eastAsia="宋体" w:hAnsi="Times New Roman" w:cs="Times New Roman"/>
        </w:rPr>
      </w:pPr>
      <w:del w:id="136" w:author="XU" w:date="2018-09-26T14:55:00Z">
        <w:r w:rsidDel="00CC4C89">
          <w:rPr>
            <w:rFonts w:ascii="Times New Roman" w:eastAsia="宋体" w:hAnsi="Times New Roman" w:cs="Times New Roman"/>
          </w:rPr>
          <w:delText>(</w:delText>
        </w:r>
      </w:del>
      <w:r w:rsidR="00772A79" w:rsidRPr="0031162D">
        <w:rPr>
          <w:rFonts w:ascii="Times New Roman" w:eastAsia="宋体" w:hAnsi="Times New Roman" w:cs="Times New Roman"/>
        </w:rPr>
        <w:t>2</w:t>
      </w:r>
      <w:r>
        <w:rPr>
          <w:rFonts w:ascii="Times New Roman" w:eastAsia="宋体" w:hAnsi="Times New Roman" w:cs="Times New Roman"/>
        </w:rPr>
        <w:t>)</w:t>
      </w:r>
      <w:r w:rsidR="00772A79" w:rsidRPr="0031162D">
        <w:rPr>
          <w:rFonts w:ascii="Times New Roman" w:eastAsia="宋体" w:hAnsi="Times New Roman" w:cs="Times New Roman"/>
        </w:rPr>
        <w:t>由前述分析可知，至茧丝纤度曲线的尾部，</w:t>
      </w:r>
      <w:r w:rsidR="00772A79" w:rsidRPr="00CC4C89">
        <w:rPr>
          <w:rFonts w:ascii="Times New Roman" w:eastAsia="宋体" w:hAnsi="Times New Roman" w:cs="Times New Roman"/>
          <w:rPrChange w:id="137" w:author="XU" w:date="2018-09-26T14:55:00Z">
            <w:rPr>
              <w:rFonts w:ascii="Times New Roman" w:eastAsia="宋体" w:hAnsi="Times New Roman" w:cs="Times New Roman"/>
              <w:i/>
            </w:rPr>
          </w:rPrChange>
        </w:rPr>
        <w:t>Logistic</w:t>
      </w:r>
      <w:r w:rsidR="00772A79" w:rsidRPr="0031162D">
        <w:rPr>
          <w:rFonts w:ascii="Times New Roman" w:eastAsia="宋体" w:hAnsi="Times New Roman" w:cs="Times New Roman"/>
        </w:rPr>
        <w:t>函数对茧丝纤度曲线模型函数变化形态的影响极小，即函数</w:t>
      </w:r>
      <w:r w:rsidR="00772A79" w:rsidRPr="0031162D">
        <w:rPr>
          <w:rFonts w:ascii="Times New Roman" w:eastAsia="宋体" w:hAnsi="Times New Roman" w:cs="Times New Roman"/>
          <w:i/>
        </w:rPr>
        <w:t>h(x)</w:t>
      </w:r>
      <w:r w:rsidR="00772A79" w:rsidRPr="0031162D">
        <w:rPr>
          <w:rFonts w:ascii="Times New Roman" w:eastAsia="宋体" w:hAnsi="Times New Roman" w:cs="Times New Roman"/>
        </w:rPr>
        <w:t>中的</w:t>
      </w:r>
      <m:oMath>
        <m:r>
          <w:rPr>
            <w:rFonts w:ascii="Cambria Math" w:eastAsia="宋体" w:hAnsi="Cambria Math" w:cs="Times New Roman"/>
          </w:rPr>
          <m:t>1+</m:t>
        </m:r>
        <m:sSup>
          <m:sSupPr>
            <m:ctrlPr>
              <w:rPr>
                <w:rFonts w:ascii="Cambria Math" w:eastAsia="宋体" w:hAnsi="Cambria Math" w:cs="Times New Roman"/>
                <w:i/>
              </w:rPr>
            </m:ctrlPr>
          </m:sSupPr>
          <m:e>
            <m:r>
              <w:rPr>
                <w:rFonts w:ascii="Cambria Math" w:eastAsia="宋体" w:hAnsi="Cambria Math" w:cs="Times New Roman"/>
              </w:rPr>
              <m:t>e</m:t>
            </m:r>
          </m:e>
          <m:sup>
            <m:r>
              <w:rPr>
                <w:rFonts w:ascii="Cambria Math" w:eastAsia="宋体" w:hAnsi="Cambria Math" w:cs="Times New Roman"/>
              </w:rPr>
              <m:t>-k</m:t>
            </m:r>
            <m:sSub>
              <m:sSubPr>
                <m:ctrlPr>
                  <w:rPr>
                    <w:rFonts w:ascii="Cambria Math" w:eastAsia="宋体" w:hAnsi="Cambria Math" w:cs="Times New Roman"/>
                    <w:i/>
                  </w:rPr>
                </m:ctrlPr>
              </m:sSubPr>
              <m:e>
                <m:r>
                  <w:rPr>
                    <w:rFonts w:ascii="Cambria Math" w:eastAsia="宋体" w:hAnsi="Cambria Math" w:cs="Times New Roman"/>
                  </w:rPr>
                  <m:t>L</m:t>
                </m:r>
              </m:e>
              <m:sub>
                <m:r>
                  <w:rPr>
                    <w:rFonts w:ascii="Cambria Math" w:eastAsia="宋体" w:hAnsi="Cambria Math" w:cs="Times New Roman"/>
                  </w:rPr>
                  <m:t>s</m:t>
                </m:r>
              </m:sub>
            </m:sSub>
          </m:sup>
        </m:sSup>
      </m:oMath>
      <w:r w:rsidR="00772A79" w:rsidRPr="0031162D">
        <w:rPr>
          <w:rFonts w:ascii="Times New Roman" w:eastAsia="宋体" w:hAnsi="Times New Roman" w:cs="Times New Roman"/>
        </w:rPr>
        <w:t>部分应近似为一常数，这里设为</w:t>
      </w:r>
      <w:r w:rsidR="00772A79" w:rsidRPr="0031162D">
        <w:rPr>
          <w:rFonts w:ascii="Times New Roman" w:eastAsia="宋体" w:hAnsi="Times New Roman" w:cs="Times New Roman"/>
          <w:i/>
        </w:rPr>
        <w:t>c</w:t>
      </w:r>
      <w:r w:rsidR="00772A79" w:rsidRPr="0031162D">
        <w:rPr>
          <w:rFonts w:ascii="Times New Roman" w:eastAsia="宋体" w:hAnsi="Times New Roman" w:cs="Times New Roman"/>
        </w:rPr>
        <w:t>，则</w:t>
      </w:r>
      <w:ins w:id="138" w:author="XU" w:date="2018-09-26T14:55:00Z">
        <w:r w:rsidR="00CC4C89">
          <w:rPr>
            <w:rFonts w:ascii="Times New Roman" w:eastAsia="宋体" w:hAnsi="Times New Roman" w:cs="Times New Roman" w:hint="eastAsia"/>
          </w:rPr>
          <w:t>：</w:t>
        </w:r>
      </w:ins>
      <w:del w:id="139" w:author="XU" w:date="2018-09-26T14:55:00Z">
        <w:r w:rsidR="00772A79" w:rsidRPr="0031162D" w:rsidDel="00CC4C89">
          <w:rPr>
            <w:rFonts w:ascii="Times New Roman" w:eastAsia="宋体" w:hAnsi="Times New Roman" w:cs="Times New Roman"/>
          </w:rPr>
          <w:delText>。</w:delText>
        </w:r>
      </w:del>
    </w:p>
    <w:p w14:paraId="3CA1034A" w14:textId="77777777" w:rsidR="002D7329" w:rsidRPr="0031162D" w:rsidRDefault="00772A79" w:rsidP="000E779E">
      <w:pPr>
        <w:wordWrap w:val="0"/>
        <w:ind w:firstLineChars="202" w:firstLine="424"/>
        <w:jc w:val="right"/>
        <w:rPr>
          <w:rFonts w:ascii="Times New Roman" w:eastAsia="宋体" w:hAnsi="Times New Roman" w:cs="Times New Roman"/>
        </w:rPr>
      </w:pPr>
      <m:oMath>
        <m:r>
          <w:rPr>
            <w:rFonts w:ascii="Cambria Math" w:eastAsia="宋体" w:hAnsi="Cambria Math" w:cs="Times New Roman"/>
          </w:rPr>
          <m:t>h</m:t>
        </m:r>
        <m:d>
          <m:dPr>
            <m:ctrlPr>
              <w:rPr>
                <w:rFonts w:ascii="Cambria Math" w:eastAsia="宋体" w:hAnsi="Cambria Math" w:cs="Times New Roman"/>
              </w:rPr>
            </m:ctrlPr>
          </m:dPr>
          <m:e>
            <m:sSub>
              <m:sSubPr>
                <m:ctrlPr>
                  <w:rPr>
                    <w:rFonts w:ascii="Cambria Math" w:eastAsia="宋体" w:hAnsi="Cambria Math" w:cs="Times New Roman"/>
                    <w:i/>
                  </w:rPr>
                </m:ctrlPr>
              </m:sSubPr>
              <m:e>
                <m:r>
                  <w:rPr>
                    <w:rFonts w:ascii="Cambria Math" w:eastAsia="宋体" w:hAnsi="Cambria Math" w:cs="Times New Roman"/>
                  </w:rPr>
                  <m:t>L</m:t>
                </m:r>
              </m:e>
              <m:sub>
                <m:r>
                  <w:rPr>
                    <w:rFonts w:ascii="Cambria Math" w:eastAsia="宋体" w:hAnsi="Cambria Math" w:cs="Times New Roman"/>
                  </w:rPr>
                  <m:t>s</m:t>
                </m:r>
              </m:sub>
            </m:sSub>
          </m:e>
        </m:d>
        <m:r>
          <m:rPr>
            <m:sty m:val="p"/>
          </m:rPr>
          <w:rPr>
            <w:rFonts w:ascii="Cambria Math" w:eastAsia="宋体" w:hAnsi="Cambria Math" w:cs="Times New Roman"/>
          </w:rPr>
          <m:t>≈</m:t>
        </m:r>
        <m:f>
          <m:fPr>
            <m:ctrlPr>
              <w:rPr>
                <w:rFonts w:ascii="Cambria Math" w:eastAsia="宋体" w:hAnsi="Cambria Math" w:cs="Times New Roman"/>
              </w:rPr>
            </m:ctrlPr>
          </m:fPr>
          <m:num>
            <m:r>
              <w:rPr>
                <w:rFonts w:ascii="Cambria Math" w:eastAsia="宋体" w:hAnsi="Cambria Math" w:cs="Times New Roman"/>
              </w:rPr>
              <m:t>a</m:t>
            </m:r>
            <m:sSup>
              <m:sSupPr>
                <m:ctrlPr>
                  <w:rPr>
                    <w:rFonts w:ascii="Cambria Math" w:eastAsia="宋体" w:hAnsi="Cambria Math" w:cs="Times New Roman"/>
                    <w:i/>
                  </w:rPr>
                </m:ctrlPr>
              </m:sSupPr>
              <m:e>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L</m:t>
                    </m:r>
                  </m:e>
                  <m:sub>
                    <m:r>
                      <w:rPr>
                        <w:rFonts w:ascii="Cambria Math" w:eastAsia="宋体" w:hAnsi="Cambria Math" w:cs="Times New Roman"/>
                      </w:rPr>
                      <m:t>s</m:t>
                    </m:r>
                  </m:sub>
                </m:sSub>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l</m:t>
                    </m:r>
                  </m:e>
                  <m:sub>
                    <m:r>
                      <w:rPr>
                        <w:rFonts w:ascii="Cambria Math" w:eastAsia="宋体" w:hAnsi="Cambria Math" w:cs="Times New Roman"/>
                      </w:rPr>
                      <m:t>0</m:t>
                    </m:r>
                  </m:sub>
                </m:sSub>
                <m:r>
                  <w:rPr>
                    <w:rFonts w:ascii="Cambria Math" w:eastAsia="宋体" w:hAnsi="Cambria Math" w:cs="Times New Roman"/>
                  </w:rPr>
                  <m:t>)</m:t>
                </m:r>
              </m:e>
              <m:sup>
                <m:r>
                  <w:rPr>
                    <w:rFonts w:ascii="Cambria Math" w:eastAsia="宋体" w:hAnsi="Cambria Math" w:cs="Times New Roman"/>
                  </w:rPr>
                  <m:t>2</m:t>
                </m:r>
              </m:sup>
            </m:sSup>
            <m:r>
              <w:rPr>
                <w:rFonts w:ascii="Cambria Math" w:eastAsia="宋体" w:hAnsi="Cambria Math" w:cs="Times New Roman"/>
              </w:rPr>
              <m:t>+b</m:t>
            </m:r>
          </m:num>
          <m:den>
            <m:r>
              <w:rPr>
                <w:rFonts w:ascii="Cambria Math" w:eastAsia="宋体" w:hAnsi="Cambria Math" w:cs="Times New Roman"/>
              </w:rPr>
              <m:t>c</m:t>
            </m:r>
          </m:den>
        </m:f>
      </m:oMath>
      <w:r w:rsidRPr="0031162D">
        <w:rPr>
          <w:rFonts w:ascii="Times New Roman" w:eastAsia="宋体" w:hAnsi="Times New Roman" w:cs="Times New Roman"/>
        </w:rPr>
        <w:t xml:space="preserve">                  </w:t>
      </w:r>
      <w:r w:rsidR="000E779E" w:rsidRPr="0031162D">
        <w:rPr>
          <w:rFonts w:ascii="Times New Roman" w:eastAsia="宋体" w:hAnsi="Times New Roman" w:cs="Times New Roman"/>
        </w:rPr>
        <w:t xml:space="preserve">                  </w:t>
      </w:r>
      <w:r w:rsidR="00A21D5F">
        <w:rPr>
          <w:rFonts w:ascii="Times New Roman" w:eastAsia="宋体" w:hAnsi="Times New Roman" w:cs="Times New Roman"/>
        </w:rPr>
        <w:t>(</w:t>
      </w:r>
      <w:r w:rsidR="00E0145C" w:rsidRPr="0031162D">
        <w:rPr>
          <w:rFonts w:ascii="Times New Roman" w:eastAsia="宋体" w:hAnsi="Times New Roman" w:cs="Times New Roman"/>
        </w:rPr>
        <w:t>8</w:t>
      </w:r>
      <w:r w:rsidR="00A21D5F">
        <w:rPr>
          <w:rFonts w:ascii="Times New Roman" w:eastAsia="宋体" w:hAnsi="Times New Roman" w:cs="Times New Roman"/>
        </w:rPr>
        <w:t>)</w:t>
      </w:r>
    </w:p>
    <w:p w14:paraId="0808010F" w14:textId="77777777" w:rsidR="002D7329" w:rsidRPr="0031162D" w:rsidRDefault="00772A79" w:rsidP="000E779E">
      <w:pPr>
        <w:wordWrap w:val="0"/>
        <w:ind w:firstLineChars="202" w:firstLine="424"/>
        <w:jc w:val="right"/>
        <w:rPr>
          <w:rFonts w:ascii="Times New Roman" w:eastAsia="宋体" w:hAnsi="Times New Roman" w:cs="Times New Roman"/>
        </w:rPr>
      </w:pPr>
      <m:oMath>
        <m:r>
          <w:rPr>
            <w:rFonts w:ascii="Cambria Math" w:eastAsia="宋体" w:hAnsi="Cambria Math" w:cs="Times New Roman"/>
          </w:rPr>
          <m:t>1+</m:t>
        </m:r>
        <m:sSup>
          <m:sSupPr>
            <m:ctrlPr>
              <w:rPr>
                <w:rFonts w:ascii="Cambria Math" w:eastAsia="宋体" w:hAnsi="Cambria Math" w:cs="Times New Roman"/>
                <w:i/>
              </w:rPr>
            </m:ctrlPr>
          </m:sSupPr>
          <m:e>
            <m:r>
              <w:rPr>
                <w:rFonts w:ascii="Cambria Math" w:eastAsia="宋体" w:hAnsi="Cambria Math" w:cs="Times New Roman"/>
              </w:rPr>
              <m:t>e</m:t>
            </m:r>
          </m:e>
          <m:sup>
            <m:r>
              <w:rPr>
                <w:rFonts w:ascii="Cambria Math" w:eastAsia="宋体" w:hAnsi="Cambria Math" w:cs="Times New Roman"/>
              </w:rPr>
              <m:t>-k</m:t>
            </m:r>
            <m:sSub>
              <m:sSubPr>
                <m:ctrlPr>
                  <w:rPr>
                    <w:rFonts w:ascii="Cambria Math" w:eastAsia="宋体" w:hAnsi="Cambria Math" w:cs="Times New Roman"/>
                    <w:i/>
                  </w:rPr>
                </m:ctrlPr>
              </m:sSubPr>
              <m:e>
                <m:r>
                  <w:rPr>
                    <w:rFonts w:ascii="Cambria Math" w:eastAsia="宋体" w:hAnsi="Cambria Math" w:cs="Times New Roman"/>
                  </w:rPr>
                  <m:t>L</m:t>
                </m:r>
              </m:e>
              <m:sub>
                <m:r>
                  <w:rPr>
                    <w:rFonts w:ascii="Cambria Math" w:eastAsia="宋体" w:hAnsi="Cambria Math" w:cs="Times New Roman"/>
                  </w:rPr>
                  <m:t>s</m:t>
                </m:r>
              </m:sub>
            </m:sSub>
          </m:sup>
        </m:sSup>
        <m:r>
          <w:rPr>
            <w:rFonts w:ascii="Cambria Math" w:eastAsia="宋体" w:hAnsi="Cambria Math" w:cs="Times New Roman"/>
          </w:rPr>
          <m:t>≈c→k≈-</m:t>
        </m:r>
        <m:f>
          <m:fPr>
            <m:ctrlPr>
              <w:rPr>
                <w:rFonts w:ascii="Cambria Math" w:eastAsia="宋体" w:hAnsi="Cambria Math" w:cs="Times New Roman"/>
                <w:i/>
              </w:rPr>
            </m:ctrlPr>
          </m:fPr>
          <m:num>
            <m:r>
              <w:rPr>
                <w:rFonts w:ascii="Cambria Math" w:eastAsia="宋体" w:hAnsi="Cambria Math" w:cs="Times New Roman"/>
              </w:rPr>
              <m:t>log⁡(c-1)</m:t>
            </m:r>
          </m:num>
          <m:den>
            <m:sSub>
              <m:sSubPr>
                <m:ctrlPr>
                  <w:rPr>
                    <w:rFonts w:ascii="Cambria Math" w:eastAsia="宋体" w:hAnsi="Cambria Math" w:cs="Times New Roman"/>
                    <w:i/>
                  </w:rPr>
                </m:ctrlPr>
              </m:sSubPr>
              <m:e>
                <m:r>
                  <w:rPr>
                    <w:rFonts w:ascii="Cambria Math" w:eastAsia="宋体" w:hAnsi="Cambria Math" w:cs="Times New Roman"/>
                  </w:rPr>
                  <m:t>L</m:t>
                </m:r>
              </m:e>
              <m:sub>
                <m:r>
                  <w:rPr>
                    <w:rFonts w:ascii="Cambria Math" w:eastAsia="宋体" w:hAnsi="Cambria Math" w:cs="Times New Roman"/>
                  </w:rPr>
                  <m:t>s</m:t>
                </m:r>
              </m:sub>
            </m:sSub>
          </m:den>
        </m:f>
      </m:oMath>
      <w:r w:rsidRPr="0031162D">
        <w:rPr>
          <w:rFonts w:ascii="Times New Roman" w:eastAsia="宋体" w:hAnsi="Times New Roman" w:cs="Times New Roman"/>
        </w:rPr>
        <w:t xml:space="preserve">           </w:t>
      </w:r>
      <w:r w:rsidR="000E779E" w:rsidRPr="0031162D">
        <w:rPr>
          <w:rFonts w:ascii="Times New Roman" w:eastAsia="宋体" w:hAnsi="Times New Roman" w:cs="Times New Roman"/>
        </w:rPr>
        <w:t xml:space="preserve">                    </w:t>
      </w:r>
      <w:r w:rsidR="00A21D5F">
        <w:rPr>
          <w:rFonts w:ascii="Times New Roman" w:eastAsia="宋体" w:hAnsi="Times New Roman" w:cs="Times New Roman"/>
        </w:rPr>
        <w:t>(</w:t>
      </w:r>
      <w:r w:rsidR="00E0145C" w:rsidRPr="0031162D">
        <w:rPr>
          <w:rFonts w:ascii="Times New Roman" w:eastAsia="宋体" w:hAnsi="Times New Roman" w:cs="Times New Roman"/>
        </w:rPr>
        <w:t>9</w:t>
      </w:r>
      <w:r w:rsidR="00A21D5F">
        <w:rPr>
          <w:rFonts w:ascii="Times New Roman" w:eastAsia="宋体" w:hAnsi="Times New Roman" w:cs="Times New Roman"/>
        </w:rPr>
        <w:t>)</w:t>
      </w:r>
    </w:p>
    <w:p w14:paraId="361D4CDB" w14:textId="77777777" w:rsidR="002D7329" w:rsidRPr="0031162D" w:rsidRDefault="00772A79">
      <w:pPr>
        <w:ind w:firstLineChars="202" w:firstLine="424"/>
        <w:rPr>
          <w:rFonts w:ascii="Times New Roman" w:eastAsia="宋体" w:hAnsi="Times New Roman" w:cs="Times New Roman"/>
        </w:rPr>
      </w:pPr>
      <w:r w:rsidRPr="0031162D">
        <w:rPr>
          <w:rFonts w:ascii="Times New Roman" w:eastAsia="宋体" w:hAnsi="Times New Roman" w:cs="Times New Roman"/>
        </w:rPr>
        <w:t>由</w:t>
      </w:r>
      <w:r w:rsidR="0092056E" w:rsidRPr="00CC4C89">
        <w:rPr>
          <w:rFonts w:ascii="Times New Roman" w:eastAsia="宋体" w:hAnsi="Times New Roman" w:cs="Times New Roman"/>
          <w:rPrChange w:id="140" w:author="XU" w:date="2018-09-26T14:56:00Z">
            <w:rPr>
              <w:rFonts w:ascii="Times New Roman" w:eastAsia="宋体" w:hAnsi="Times New Roman" w:cs="Times New Roman"/>
              <w:i/>
            </w:rPr>
          </w:rPrChange>
        </w:rPr>
        <w:t>log</w:t>
      </w:r>
      <w:r w:rsidRPr="0031162D">
        <w:rPr>
          <w:rFonts w:ascii="Times New Roman" w:eastAsia="宋体" w:hAnsi="Times New Roman" w:cs="Times New Roman"/>
        </w:rPr>
        <w:t>函数的性质可知，应有</w:t>
      </w:r>
      <m:oMath>
        <m:r>
          <m:rPr>
            <m:sty m:val="p"/>
          </m:rPr>
          <w:rPr>
            <w:rFonts w:ascii="Cambria Math" w:eastAsia="宋体" w:hAnsi="Cambria Math" w:cs="Times New Roman"/>
          </w:rPr>
          <m:t>c-1</m:t>
        </m:r>
        <m:r>
          <w:rPr>
            <w:rFonts w:ascii="Cambria Math" w:eastAsia="宋体" w:hAnsi="Cambria Math" w:cs="Times New Roman"/>
          </w:rPr>
          <m:t>&gt;0</m:t>
        </m:r>
      </m:oMath>
      <w:r w:rsidRPr="0031162D">
        <w:rPr>
          <w:rFonts w:ascii="Times New Roman" w:eastAsia="宋体" w:hAnsi="Times New Roman" w:cs="Times New Roman"/>
        </w:rPr>
        <w:t>。作为一种猜测，这里不妨设</w:t>
      </w:r>
      <m:oMath>
        <m:func>
          <m:funcPr>
            <m:ctrlPr>
              <w:rPr>
                <w:rFonts w:ascii="Cambria Math" w:eastAsia="宋体" w:hAnsi="Cambria Math" w:cs="Times New Roman"/>
                <w:i/>
              </w:rPr>
            </m:ctrlPr>
          </m:funcPr>
          <m:fName>
            <m:r>
              <m:rPr>
                <m:sty m:val="p"/>
              </m:rPr>
              <w:rPr>
                <w:rFonts w:ascii="Cambria Math" w:eastAsia="宋体" w:hAnsi="Cambria Math" w:cs="Times New Roman"/>
              </w:rPr>
              <m:t>log</m:t>
            </m:r>
          </m:fName>
          <m:e>
            <m:r>
              <w:rPr>
                <w:rFonts w:ascii="Cambria Math" w:eastAsia="宋体" w:hAnsi="Cambria Math" w:cs="Times New Roman"/>
              </w:rPr>
              <m:t>(c-1)</m:t>
            </m:r>
          </m:e>
        </m:func>
        <m:r>
          <w:rPr>
            <w:rFonts w:ascii="Cambria Math" w:eastAsia="宋体" w:hAnsi="Cambria Math" w:cs="Times New Roman"/>
          </w:rPr>
          <m:t>=1</m:t>
        </m:r>
      </m:oMath>
      <w:r w:rsidRPr="0031162D">
        <w:rPr>
          <w:rFonts w:ascii="Times New Roman" w:eastAsia="宋体" w:hAnsi="Times New Roman" w:cs="Times New Roman"/>
        </w:rPr>
        <w:t>，则</w:t>
      </w:r>
      <w:ins w:id="141" w:author="XU" w:date="2018-09-26T14:56:00Z">
        <w:r w:rsidR="00CC4C89">
          <w:rPr>
            <w:rFonts w:ascii="Times New Roman" w:eastAsia="宋体" w:hAnsi="Times New Roman" w:cs="Times New Roman" w:hint="eastAsia"/>
          </w:rPr>
          <w:t>：</w:t>
        </w:r>
      </w:ins>
    </w:p>
    <w:p w14:paraId="1D1A2E13" w14:textId="77777777" w:rsidR="002D7329" w:rsidRPr="0031162D" w:rsidRDefault="00772A79" w:rsidP="000E779E">
      <w:pPr>
        <w:wordWrap w:val="0"/>
        <w:ind w:firstLineChars="202" w:firstLine="424"/>
        <w:jc w:val="right"/>
        <w:rPr>
          <w:rFonts w:ascii="Times New Roman" w:eastAsia="宋体" w:hAnsi="Times New Roman" w:cs="Times New Roman"/>
        </w:rPr>
      </w:pPr>
      <m:oMath>
        <m:r>
          <w:rPr>
            <w:rFonts w:ascii="Cambria Math" w:eastAsia="宋体" w:hAnsi="Cambria Math" w:cs="Times New Roman"/>
          </w:rPr>
          <m:t>k=-</m:t>
        </m:r>
        <m:f>
          <m:fPr>
            <m:ctrlPr>
              <w:rPr>
                <w:rFonts w:ascii="Cambria Math" w:eastAsia="宋体" w:hAnsi="Cambria Math" w:cs="Times New Roman"/>
                <w:i/>
              </w:rPr>
            </m:ctrlPr>
          </m:fPr>
          <m:num>
            <m:r>
              <w:rPr>
                <w:rFonts w:ascii="Cambria Math" w:eastAsia="宋体" w:hAnsi="Cambria Math" w:cs="Times New Roman"/>
              </w:rPr>
              <m:t>1</m:t>
            </m:r>
          </m:num>
          <m:den>
            <m:sSub>
              <m:sSubPr>
                <m:ctrlPr>
                  <w:rPr>
                    <w:rFonts w:ascii="Cambria Math" w:eastAsia="宋体" w:hAnsi="Cambria Math" w:cs="Times New Roman"/>
                    <w:i/>
                  </w:rPr>
                </m:ctrlPr>
              </m:sSubPr>
              <m:e>
                <m:r>
                  <w:rPr>
                    <w:rFonts w:ascii="Cambria Math" w:eastAsia="宋体" w:hAnsi="Cambria Math" w:cs="Times New Roman"/>
                  </w:rPr>
                  <m:t>L</m:t>
                </m:r>
              </m:e>
              <m:sub>
                <m:r>
                  <w:rPr>
                    <w:rFonts w:ascii="Cambria Math" w:eastAsia="宋体" w:hAnsi="Cambria Math" w:cs="Times New Roman"/>
                  </w:rPr>
                  <m:t>s</m:t>
                </m:r>
              </m:sub>
            </m:sSub>
          </m:den>
        </m:f>
      </m:oMath>
      <w:r w:rsidRPr="0031162D">
        <w:rPr>
          <w:rFonts w:ascii="Times New Roman" w:eastAsia="宋体" w:hAnsi="Times New Roman" w:cs="Times New Roman"/>
        </w:rPr>
        <w:t xml:space="preserve">        </w:t>
      </w:r>
      <w:r w:rsidR="000E779E" w:rsidRPr="0031162D">
        <w:rPr>
          <w:rFonts w:ascii="Times New Roman" w:eastAsia="宋体" w:hAnsi="Times New Roman" w:cs="Times New Roman"/>
        </w:rPr>
        <w:t xml:space="preserve">        </w:t>
      </w:r>
      <w:r w:rsidRPr="0031162D">
        <w:rPr>
          <w:rFonts w:ascii="Times New Roman" w:eastAsia="宋体" w:hAnsi="Times New Roman" w:cs="Times New Roman"/>
        </w:rPr>
        <w:t xml:space="preserve">                       </w:t>
      </w:r>
      <w:r w:rsidR="00A21D5F">
        <w:rPr>
          <w:rFonts w:ascii="Times New Roman" w:eastAsia="宋体" w:hAnsi="Times New Roman" w:cs="Times New Roman"/>
        </w:rPr>
        <w:t>(</w:t>
      </w:r>
      <w:r w:rsidR="00E0145C" w:rsidRPr="0031162D">
        <w:rPr>
          <w:rFonts w:ascii="Times New Roman" w:eastAsia="宋体" w:hAnsi="Times New Roman" w:cs="Times New Roman"/>
        </w:rPr>
        <w:t>10</w:t>
      </w:r>
      <w:r w:rsidR="00A21D5F">
        <w:rPr>
          <w:rFonts w:ascii="Times New Roman" w:eastAsia="宋体" w:hAnsi="Times New Roman" w:cs="Times New Roman"/>
        </w:rPr>
        <w:t>)</w:t>
      </w:r>
    </w:p>
    <w:p w14:paraId="10665171" w14:textId="77777777" w:rsidR="002D7329" w:rsidRPr="0031162D" w:rsidRDefault="00772A79" w:rsidP="000E779E">
      <w:pPr>
        <w:wordWrap w:val="0"/>
        <w:ind w:firstLineChars="202" w:firstLine="424"/>
        <w:jc w:val="right"/>
        <w:rPr>
          <w:rFonts w:ascii="Times New Roman" w:eastAsia="宋体" w:hAnsi="Times New Roman" w:cs="Times New Roman"/>
        </w:rPr>
      </w:pPr>
      <m:oMath>
        <m:r>
          <w:rPr>
            <w:rFonts w:ascii="Cambria Math" w:eastAsia="宋体" w:hAnsi="Cambria Math" w:cs="Times New Roman"/>
          </w:rPr>
          <m:t>c=ⅇ+1</m:t>
        </m:r>
      </m:oMath>
      <w:r w:rsidRPr="0031162D">
        <w:rPr>
          <w:rFonts w:ascii="Times New Roman" w:eastAsia="宋体" w:hAnsi="Times New Roman" w:cs="Times New Roman"/>
        </w:rPr>
        <w:t xml:space="preserve">         </w:t>
      </w:r>
      <w:r w:rsidR="000E779E" w:rsidRPr="0031162D">
        <w:rPr>
          <w:rFonts w:ascii="Times New Roman" w:eastAsia="宋体" w:hAnsi="Times New Roman" w:cs="Times New Roman"/>
        </w:rPr>
        <w:t xml:space="preserve">        </w:t>
      </w:r>
      <w:r w:rsidRPr="0031162D">
        <w:rPr>
          <w:rFonts w:ascii="Times New Roman" w:eastAsia="宋体" w:hAnsi="Times New Roman" w:cs="Times New Roman"/>
        </w:rPr>
        <w:t xml:space="preserve">                      </w:t>
      </w:r>
      <w:r w:rsidR="00A21D5F">
        <w:rPr>
          <w:rFonts w:ascii="Times New Roman" w:eastAsia="宋体" w:hAnsi="Times New Roman" w:cs="Times New Roman"/>
        </w:rPr>
        <w:t>(</w:t>
      </w:r>
      <w:r w:rsidR="00E0145C" w:rsidRPr="0031162D">
        <w:rPr>
          <w:rFonts w:ascii="Times New Roman" w:eastAsia="宋体" w:hAnsi="Times New Roman" w:cs="Times New Roman"/>
        </w:rPr>
        <w:t>11</w:t>
      </w:r>
      <w:r w:rsidR="00A21D5F">
        <w:rPr>
          <w:rFonts w:ascii="Times New Roman" w:eastAsia="宋体" w:hAnsi="Times New Roman" w:cs="Times New Roman"/>
        </w:rPr>
        <w:t>)</w:t>
      </w:r>
    </w:p>
    <w:p w14:paraId="404F1AEA" w14:textId="77777777" w:rsidR="002D7329" w:rsidRPr="0031162D" w:rsidRDefault="00A21D5F">
      <w:pPr>
        <w:ind w:firstLineChars="202" w:firstLine="424"/>
        <w:rPr>
          <w:rFonts w:ascii="Times New Roman" w:eastAsia="宋体" w:hAnsi="Times New Roman" w:cs="Times New Roman"/>
        </w:rPr>
      </w:pPr>
      <w:del w:id="142" w:author="XU" w:date="2018-09-26T14:57:00Z">
        <w:r w:rsidDel="00CC4C89">
          <w:rPr>
            <w:rFonts w:ascii="Times New Roman" w:eastAsia="宋体" w:hAnsi="Times New Roman" w:cs="Times New Roman"/>
          </w:rPr>
          <w:delText>(</w:delText>
        </w:r>
      </w:del>
      <w:r w:rsidR="00772A79" w:rsidRPr="0031162D">
        <w:rPr>
          <w:rFonts w:ascii="Times New Roman" w:eastAsia="宋体" w:hAnsi="Times New Roman" w:cs="Times New Roman"/>
        </w:rPr>
        <w:t>3</w:t>
      </w:r>
      <w:r>
        <w:rPr>
          <w:rFonts w:ascii="Times New Roman" w:eastAsia="宋体" w:hAnsi="Times New Roman" w:cs="Times New Roman"/>
        </w:rPr>
        <w:t>)</w:t>
      </w:r>
      <w:r w:rsidR="00772A79" w:rsidRPr="0031162D">
        <w:rPr>
          <w:rFonts w:ascii="Times New Roman" w:eastAsia="宋体" w:hAnsi="Times New Roman" w:cs="Times New Roman"/>
        </w:rPr>
        <w:t>根据前述分析，式</w:t>
      </w:r>
      <w:r>
        <w:rPr>
          <w:rFonts w:ascii="Times New Roman" w:eastAsia="宋体" w:hAnsi="Times New Roman" w:cs="Times New Roman"/>
        </w:rPr>
        <w:t>(</w:t>
      </w:r>
      <w:r w:rsidR="00772A79" w:rsidRPr="0031162D">
        <w:rPr>
          <w:rFonts w:ascii="Times New Roman" w:eastAsia="宋体" w:hAnsi="Times New Roman" w:cs="Times New Roman"/>
        </w:rPr>
        <w:t>2</w:t>
      </w:r>
      <w:r>
        <w:rPr>
          <w:rFonts w:ascii="Times New Roman" w:eastAsia="宋体" w:hAnsi="Times New Roman" w:cs="Times New Roman"/>
        </w:rPr>
        <w:t>)</w:t>
      </w:r>
      <w:r w:rsidR="00772A79" w:rsidRPr="0031162D">
        <w:rPr>
          <w:rFonts w:ascii="Times New Roman" w:eastAsia="宋体" w:hAnsi="Times New Roman" w:cs="Times New Roman"/>
        </w:rPr>
        <w:t>所示的二次函数用于模拟绢丝液或吐丝力的逐渐减弱对茧丝纤度曲线的影响。当</w:t>
      </w:r>
      <m:oMath>
        <m:r>
          <w:rPr>
            <w:rFonts w:ascii="Cambria Math" w:eastAsia="宋体" w:hAnsi="Cambria Math" w:cs="Times New Roman"/>
          </w:rPr>
          <m:t>a&gt;0</m:t>
        </m:r>
      </m:oMath>
      <w:r w:rsidR="00772A79" w:rsidRPr="0031162D">
        <w:rPr>
          <w:rFonts w:ascii="Times New Roman" w:eastAsia="宋体" w:hAnsi="Times New Roman" w:cs="Times New Roman"/>
        </w:rPr>
        <w:t>时，二次函数开口方向向上，其以</w:t>
      </w:r>
      <m:oMath>
        <m:sSub>
          <m:sSubPr>
            <m:ctrlPr>
              <w:rPr>
                <w:rFonts w:ascii="Cambria Math" w:eastAsia="宋体" w:hAnsi="Cambria Math" w:cs="Times New Roman"/>
                <w:i/>
              </w:rPr>
            </m:ctrlPr>
          </m:sSubPr>
          <m:e>
            <m:r>
              <w:rPr>
                <w:rFonts w:ascii="Cambria Math" w:eastAsia="宋体" w:hAnsi="Cambria Math" w:cs="Times New Roman"/>
              </w:rPr>
              <m:t>l</m:t>
            </m:r>
          </m:e>
          <m:sub>
            <m:r>
              <w:rPr>
                <w:rFonts w:ascii="Cambria Math" w:eastAsia="宋体" w:hAnsi="Cambria Math" w:cs="Times New Roman"/>
              </w:rPr>
              <m:t>0</m:t>
            </m:r>
          </m:sub>
        </m:sSub>
      </m:oMath>
      <w:r w:rsidR="00772A79" w:rsidRPr="0031162D">
        <w:rPr>
          <w:rFonts w:ascii="Times New Roman" w:eastAsia="宋体" w:hAnsi="Times New Roman" w:cs="Times New Roman"/>
        </w:rPr>
        <w:t>为对称轴的左半部是单调下降的，正好符合绢丝液或吐丝力的逐渐减弱的变化，若记茧丝长为</w:t>
      </w:r>
      <m:oMath>
        <m:sSub>
          <m:sSubPr>
            <m:ctrlPr>
              <w:rPr>
                <w:rFonts w:ascii="Cambria Math" w:eastAsia="宋体" w:hAnsi="Cambria Math" w:cs="Times New Roman"/>
                <w:i/>
              </w:rPr>
            </m:ctrlPr>
          </m:sSubPr>
          <m:e>
            <m:r>
              <w:rPr>
                <w:rFonts w:ascii="Cambria Math" w:eastAsia="宋体" w:hAnsi="Cambria Math" w:cs="Times New Roman"/>
              </w:rPr>
              <m:t>L</m:t>
            </m:r>
          </m:e>
          <m:sub>
            <m:r>
              <w:rPr>
                <w:rFonts w:ascii="Cambria Math" w:eastAsia="宋体" w:hAnsi="Cambria Math" w:cs="Times New Roman"/>
              </w:rPr>
              <m:t>s</m:t>
            </m:r>
          </m:sub>
        </m:sSub>
        <m:r>
          <m:rPr>
            <m:sty m:val="p"/>
          </m:rP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L</m:t>
            </m:r>
          </m:e>
          <m:sub>
            <m:r>
              <w:rPr>
                <w:rFonts w:ascii="Cambria Math" w:eastAsia="宋体" w:hAnsi="Cambria Math" w:cs="Times New Roman"/>
              </w:rPr>
              <m:t>s</m:t>
            </m:r>
          </m:sub>
        </m:sSub>
        <m:r>
          <m:rPr>
            <m:sty m:val="p"/>
          </m:rP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n</m:t>
            </m:r>
          </m:e>
          <m:sub>
            <m:r>
              <w:rPr>
                <w:rFonts w:ascii="Cambria Math" w:eastAsia="宋体" w:hAnsi="Cambria Math" w:cs="Times New Roman"/>
              </w:rPr>
              <m:t>j</m:t>
            </m:r>
          </m:sub>
        </m:sSub>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L</m:t>
            </m:r>
          </m:e>
          <m:sub>
            <m:r>
              <w:rPr>
                <w:rFonts w:ascii="Cambria Math" w:eastAsia="宋体" w:hAnsi="Cambria Math" w:cs="Times New Roman"/>
              </w:rPr>
              <m:t>T</m:t>
            </m:r>
          </m:sub>
        </m:sSub>
        <m:r>
          <w:rPr>
            <w:rFonts w:ascii="Cambria Math" w:eastAsia="宋体" w:hAnsi="Cambria Math" w:cs="Times New Roman"/>
          </w:rPr>
          <m:t>×1.125</m:t>
        </m:r>
      </m:oMath>
      <w:r>
        <w:rPr>
          <w:rFonts w:ascii="Times New Roman" w:eastAsia="宋体" w:hAnsi="Times New Roman" w:cs="Times New Roman"/>
        </w:rPr>
        <w:t>)</w:t>
      </w:r>
      <w:r w:rsidR="00772A79" w:rsidRPr="0031162D">
        <w:rPr>
          <w:rFonts w:ascii="Times New Roman" w:eastAsia="宋体" w:hAnsi="Times New Roman" w:cs="Times New Roman"/>
        </w:rPr>
        <w:t>，则应有</w:t>
      </w:r>
      <m:oMath>
        <m:sSub>
          <m:sSubPr>
            <m:ctrlPr>
              <w:ins w:id="143" w:author="JiweiHuang" w:date="2018-09-26T23:05:00Z">
                <w:rPr>
                  <w:rFonts w:ascii="Cambria Math" w:eastAsia="宋体" w:hAnsi="Cambria Math" w:cs="Times New Roman"/>
                  <w:i/>
                </w:rPr>
              </w:ins>
            </m:ctrlPr>
          </m:sSubPr>
          <m:e>
            <m:r>
              <w:ins w:id="144" w:author="JiweiHuang" w:date="2018-09-26T23:05:00Z">
                <w:rPr>
                  <w:rFonts w:ascii="Cambria Math" w:eastAsia="宋体" w:hAnsi="Cambria Math" w:cs="Times New Roman"/>
                </w:rPr>
                <m:t>L</m:t>
              </w:ins>
            </m:r>
          </m:e>
          <m:sub>
            <m:r>
              <w:ins w:id="145" w:author="JiweiHuang" w:date="2018-09-26T23:05:00Z">
                <w:rPr>
                  <w:rFonts w:ascii="Cambria Math" w:eastAsia="宋体" w:hAnsi="Cambria Math" w:cs="Times New Roman"/>
                </w:rPr>
                <m:t>s</m:t>
              </w:ins>
            </m:r>
          </m:sub>
        </m:sSub>
      </m:oMath>
      <w:ins w:id="146" w:author="JiweiHuang" w:date="2018-09-26T23:06:00Z">
        <w:r w:rsidR="008E5F6F">
          <w:rPr>
            <w:rFonts w:ascii="宋体" w:eastAsia="宋体" w:hAnsi="宋体" w:hint="eastAsia"/>
          </w:rPr>
          <w:t>≤</w:t>
        </w:r>
        <m:oMath>
          <m:sSub>
            <m:sSubPr>
              <m:ctrlPr>
                <w:rPr>
                  <w:rFonts w:ascii="Cambria Math" w:eastAsia="宋体" w:hAnsi="Cambria Math" w:cs="Times New Roman"/>
                </w:rPr>
              </m:ctrlPr>
            </m:sSubPr>
            <m:e>
              <m:r>
                <w:rPr>
                  <w:rFonts w:ascii="Cambria Math" w:eastAsia="宋体" w:hAnsi="Cambria Math" w:cs="Times New Roman"/>
                </w:rPr>
                <m:t>l</m:t>
              </m:r>
            </m:e>
            <m:sub>
              <m:r>
                <w:rPr>
                  <w:rFonts w:ascii="Cambria Math" w:eastAsia="宋体" w:hAnsi="Cambria Math" w:cs="Times New Roman"/>
                </w:rPr>
                <m:t>0</m:t>
              </m:r>
            </m:sub>
          </m:sSub>
        </m:oMath>
      </w:ins>
      <w:commentRangeStart w:id="147"/>
      <w:commentRangeStart w:id="148"/>
      <m:oMath>
        <m:sSub>
          <m:sSubPr>
            <m:ctrlPr>
              <w:del w:id="149" w:author="JiweiHuang" w:date="2018-09-26T23:06:00Z">
                <w:rPr>
                  <w:rFonts w:ascii="Cambria Math" w:eastAsia="宋体" w:hAnsi="Cambria Math" w:cs="Times New Roman"/>
                  <w:i/>
                </w:rPr>
              </w:del>
            </m:ctrlPr>
          </m:sSubPr>
          <m:e>
            <m:sSub>
              <m:sSubPr>
                <m:ctrlPr>
                  <w:del w:id="150" w:author="JiweiHuang" w:date="2018-09-26T23:05:00Z">
                    <w:rPr>
                      <w:rFonts w:ascii="Cambria Math" w:eastAsia="宋体" w:hAnsi="Cambria Math" w:cs="Times New Roman"/>
                      <w:i/>
                    </w:rPr>
                  </w:del>
                </m:ctrlPr>
              </m:sSubPr>
              <m:e>
                <m:r>
                  <w:del w:id="151" w:author="JiweiHuang" w:date="2018-09-26T23:05:00Z">
                    <w:rPr>
                      <w:rFonts w:ascii="Cambria Math" w:eastAsia="宋体" w:hAnsi="Cambria Math" w:cs="Times New Roman"/>
                    </w:rPr>
                    <m:t>L</m:t>
                  </w:del>
                </m:r>
              </m:e>
              <m:sub>
                <m:r>
                  <w:del w:id="152" w:author="JiweiHuang" w:date="2018-09-26T23:05:00Z">
                    <w:rPr>
                      <w:rFonts w:ascii="Cambria Math" w:eastAsia="宋体" w:hAnsi="Cambria Math" w:cs="Times New Roman"/>
                    </w:rPr>
                    <m:t>s</m:t>
                  </w:del>
                </m:r>
              </m:sub>
            </m:sSub>
            <m:r>
              <w:del w:id="153" w:author="JiweiHuang" w:date="2018-09-26T23:05:00Z">
                <w:rPr>
                  <w:rFonts w:ascii="Cambria Math" w:eastAsia="宋体" w:hAnsi="Cambria Math" w:cs="Times New Roman"/>
                </w:rPr>
                <m:t>≤</m:t>
              </w:del>
            </m:r>
            <m:r>
              <w:del w:id="154" w:author="JiweiHuang" w:date="2018-09-26T23:06:00Z">
                <w:rPr>
                  <w:rFonts w:ascii="Cambria Math" w:eastAsia="宋体" w:hAnsi="Cambria Math" w:cs="Times New Roman"/>
                </w:rPr>
                <m:t>l</m:t>
              </w:del>
            </m:r>
          </m:e>
          <m:sub>
            <m:r>
              <w:del w:id="155" w:author="JiweiHuang" w:date="2018-09-26T23:06:00Z">
                <w:rPr>
                  <w:rFonts w:ascii="Cambria Math" w:eastAsia="宋体" w:hAnsi="Cambria Math" w:cs="Times New Roman"/>
                </w:rPr>
                <m:t>0</m:t>
              </w:del>
            </m:r>
          </m:sub>
        </m:sSub>
      </m:oMath>
      <w:r w:rsidR="00772A79" w:rsidRPr="0031162D">
        <w:rPr>
          <w:rFonts w:ascii="Times New Roman" w:eastAsia="宋体" w:hAnsi="Times New Roman" w:cs="Times New Roman"/>
        </w:rPr>
        <w:t>，</w:t>
      </w:r>
      <w:commentRangeEnd w:id="147"/>
      <w:r w:rsidR="00CC4C89">
        <w:rPr>
          <w:rStyle w:val="ae"/>
        </w:rPr>
        <w:commentReference w:id="147"/>
      </w:r>
      <w:commentRangeEnd w:id="148"/>
      <w:r w:rsidR="008E5F6F">
        <w:rPr>
          <w:rStyle w:val="ae"/>
        </w:rPr>
        <w:commentReference w:id="148"/>
      </w:r>
      <w:r w:rsidR="00772A79" w:rsidRPr="0031162D">
        <w:rPr>
          <w:rFonts w:ascii="Times New Roman" w:eastAsia="宋体" w:hAnsi="Times New Roman" w:cs="Times New Roman"/>
        </w:rPr>
        <w:t>这里将参数</w:t>
      </w:r>
      <m:oMath>
        <m:sSub>
          <m:sSubPr>
            <m:ctrlPr>
              <w:rPr>
                <w:rFonts w:ascii="Cambria Math" w:eastAsia="宋体" w:hAnsi="Cambria Math" w:cs="Times New Roman"/>
              </w:rPr>
            </m:ctrlPr>
          </m:sSubPr>
          <m:e>
            <m:r>
              <w:rPr>
                <w:rFonts w:ascii="Cambria Math" w:eastAsia="宋体" w:hAnsi="Cambria Math" w:cs="Times New Roman"/>
              </w:rPr>
              <m:t>l</m:t>
            </m:r>
          </m:e>
          <m:sub>
            <m:r>
              <w:rPr>
                <w:rFonts w:ascii="Cambria Math" w:eastAsia="宋体" w:hAnsi="Cambria Math" w:cs="Times New Roman"/>
              </w:rPr>
              <m:t>0</m:t>
            </m:r>
          </m:sub>
        </m:sSub>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L</m:t>
            </m:r>
          </m:e>
          <m:sub>
            <m:r>
              <w:rPr>
                <w:rFonts w:ascii="Cambria Math" w:eastAsia="宋体" w:hAnsi="Cambria Math" w:cs="Times New Roman"/>
              </w:rPr>
              <m:t>s</m:t>
            </m:r>
          </m:sub>
        </m:sSub>
      </m:oMath>
      <w:r w:rsidR="00772A79" w:rsidRPr="0031162D">
        <w:rPr>
          <w:rFonts w:ascii="Times New Roman" w:eastAsia="宋体" w:hAnsi="Times New Roman" w:cs="Times New Roman"/>
        </w:rPr>
        <w:t>作为其猜想初始值。</w:t>
      </w:r>
    </w:p>
    <w:p w14:paraId="35C86C0F" w14:textId="77777777" w:rsidR="002D7329" w:rsidRPr="0031162D" w:rsidRDefault="00A21D5F">
      <w:pPr>
        <w:ind w:firstLineChars="202" w:firstLine="424"/>
        <w:rPr>
          <w:rFonts w:ascii="Times New Roman" w:eastAsia="宋体" w:hAnsi="Times New Roman" w:cs="Times New Roman"/>
        </w:rPr>
      </w:pPr>
      <w:del w:id="156" w:author="XU" w:date="2018-09-26T14:57:00Z">
        <w:r w:rsidDel="00CC4C89">
          <w:rPr>
            <w:rFonts w:ascii="Times New Roman" w:eastAsia="宋体" w:hAnsi="Times New Roman" w:cs="Times New Roman"/>
          </w:rPr>
          <w:delText>(</w:delText>
        </w:r>
      </w:del>
      <w:r w:rsidR="00772A79" w:rsidRPr="0031162D">
        <w:rPr>
          <w:rFonts w:ascii="Times New Roman" w:eastAsia="宋体" w:hAnsi="Times New Roman" w:cs="Times New Roman"/>
        </w:rPr>
        <w:t>4</w:t>
      </w:r>
      <w:r>
        <w:rPr>
          <w:rFonts w:ascii="Times New Roman" w:eastAsia="宋体" w:hAnsi="Times New Roman" w:cs="Times New Roman"/>
        </w:rPr>
        <w:t>)</w:t>
      </w:r>
      <w:r w:rsidR="00772A79" w:rsidRPr="0031162D">
        <w:rPr>
          <w:rFonts w:ascii="Times New Roman" w:eastAsia="宋体" w:hAnsi="Times New Roman" w:cs="Times New Roman"/>
        </w:rPr>
        <w:t>当</w:t>
      </w:r>
      <m:oMath>
        <m:sSub>
          <m:sSubPr>
            <m:ctrlPr>
              <w:rPr>
                <w:rFonts w:ascii="Cambria Math" w:eastAsia="宋体" w:hAnsi="Cambria Math" w:cs="Times New Roman"/>
              </w:rPr>
            </m:ctrlPr>
          </m:sSubPr>
          <m:e>
            <m:r>
              <w:rPr>
                <w:rFonts w:ascii="Cambria Math" w:eastAsia="宋体" w:hAnsi="Cambria Math" w:cs="Times New Roman"/>
              </w:rPr>
              <m:t>l</m:t>
            </m:r>
          </m:e>
          <m:sub>
            <m:r>
              <w:rPr>
                <w:rFonts w:ascii="Cambria Math" w:eastAsia="宋体" w:hAnsi="Cambria Math" w:cs="Times New Roman"/>
              </w:rPr>
              <m:t>0</m:t>
            </m:r>
          </m:sub>
        </m:sSub>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L</m:t>
            </m:r>
          </m:e>
          <m:sub>
            <m:r>
              <w:rPr>
                <w:rFonts w:ascii="Cambria Math" w:eastAsia="宋体" w:hAnsi="Cambria Math" w:cs="Times New Roman"/>
              </w:rPr>
              <m:t>s</m:t>
            </m:r>
          </m:sub>
        </m:sSub>
      </m:oMath>
      <w:r w:rsidR="00772A79" w:rsidRPr="0031162D">
        <w:rPr>
          <w:rFonts w:ascii="Times New Roman" w:eastAsia="宋体" w:hAnsi="Times New Roman" w:cs="Times New Roman"/>
        </w:rPr>
        <w:t>，</w:t>
      </w:r>
      <m:oMath>
        <m:r>
          <w:rPr>
            <w:rFonts w:ascii="Cambria Math" w:eastAsia="宋体" w:hAnsi="Cambria Math" w:cs="Times New Roman"/>
          </w:rPr>
          <m:t>c=ⅇ+1</m:t>
        </m:r>
      </m:oMath>
      <w:r w:rsidR="00772A79" w:rsidRPr="0031162D">
        <w:rPr>
          <w:rFonts w:ascii="Times New Roman" w:eastAsia="宋体" w:hAnsi="Times New Roman" w:cs="Times New Roman"/>
        </w:rPr>
        <w:t>时，</w:t>
      </w:r>
      <m:oMath>
        <m:r>
          <w:rPr>
            <w:rFonts w:ascii="Cambria Math" w:eastAsia="宋体" w:hAnsi="Cambria Math" w:cs="Times New Roman"/>
          </w:rPr>
          <m:t>h</m:t>
        </m:r>
        <m:d>
          <m:dPr>
            <m:ctrlPr>
              <w:rPr>
                <w:rFonts w:ascii="Cambria Math" w:eastAsia="宋体" w:hAnsi="Cambria Math" w:cs="Times New Roman"/>
              </w:rPr>
            </m:ctrlPr>
          </m:dPr>
          <m:e>
            <m:sSub>
              <m:sSubPr>
                <m:ctrlPr>
                  <w:rPr>
                    <w:rFonts w:ascii="Cambria Math" w:eastAsia="宋体" w:hAnsi="Cambria Math" w:cs="Times New Roman"/>
                    <w:i/>
                  </w:rPr>
                </m:ctrlPr>
              </m:sSubPr>
              <m:e>
                <m:r>
                  <w:rPr>
                    <w:rFonts w:ascii="Cambria Math" w:eastAsia="宋体" w:hAnsi="Cambria Math" w:cs="Times New Roman"/>
                  </w:rPr>
                  <m:t>L</m:t>
                </m:r>
              </m:e>
              <m:sub>
                <m:r>
                  <w:rPr>
                    <w:rFonts w:ascii="Cambria Math" w:eastAsia="宋体" w:hAnsi="Cambria Math" w:cs="Times New Roman"/>
                  </w:rPr>
                  <m:t>s</m:t>
                </m:r>
              </m:sub>
            </m:sSub>
          </m:e>
        </m:d>
        <m:r>
          <w:rPr>
            <w:rFonts w:ascii="Cambria Math" w:eastAsia="宋体" w:hAnsi="Cambria Math" w:cs="Times New Roman"/>
          </w:rPr>
          <m:t>≈</m:t>
        </m:r>
        <m:f>
          <m:fPr>
            <m:ctrlPr>
              <w:rPr>
                <w:rFonts w:ascii="Cambria Math" w:eastAsia="宋体" w:hAnsi="Cambria Math" w:cs="Times New Roman"/>
                <w:i/>
              </w:rPr>
            </m:ctrlPr>
          </m:fPr>
          <m:num>
            <m:r>
              <w:rPr>
                <w:rFonts w:ascii="Cambria Math" w:eastAsia="宋体" w:hAnsi="Cambria Math" w:cs="Times New Roman"/>
              </w:rPr>
              <m:t>b</m:t>
            </m:r>
          </m:num>
          <m:den>
            <m:r>
              <w:rPr>
                <w:rFonts w:ascii="Cambria Math" w:eastAsia="宋体" w:hAnsi="Cambria Math" w:cs="Times New Roman"/>
              </w:rPr>
              <m:t>1+e</m:t>
            </m:r>
          </m:den>
        </m:f>
        <m:r>
          <w:rPr>
            <w:rFonts w:ascii="Cambria Math" w:eastAsia="宋体" w:hAnsi="Cambria Math" w:cs="Times New Roman"/>
          </w:rPr>
          <m:t>→b≈h</m:t>
        </m:r>
        <m:d>
          <m:dPr>
            <m:ctrlPr>
              <w:rPr>
                <w:rFonts w:ascii="Cambria Math" w:eastAsia="宋体" w:hAnsi="Cambria Math" w:cs="Times New Roman"/>
              </w:rPr>
            </m:ctrlPr>
          </m:dPr>
          <m:e>
            <m:sSub>
              <m:sSubPr>
                <m:ctrlPr>
                  <w:rPr>
                    <w:rFonts w:ascii="Cambria Math" w:eastAsia="宋体" w:hAnsi="Cambria Math" w:cs="Times New Roman"/>
                    <w:i/>
                  </w:rPr>
                </m:ctrlPr>
              </m:sSubPr>
              <m:e>
                <m:r>
                  <w:rPr>
                    <w:rFonts w:ascii="Cambria Math" w:eastAsia="宋体" w:hAnsi="Cambria Math" w:cs="Times New Roman"/>
                  </w:rPr>
                  <m:t>L</m:t>
                </m:r>
              </m:e>
              <m:sub>
                <m:r>
                  <w:rPr>
                    <w:rFonts w:ascii="Cambria Math" w:eastAsia="宋体" w:hAnsi="Cambria Math" w:cs="Times New Roman"/>
                  </w:rPr>
                  <m:t>s</m:t>
                </m:r>
              </m:sub>
            </m:sSub>
          </m:e>
        </m:d>
        <m:r>
          <w:rPr>
            <w:rFonts w:ascii="Cambria Math" w:eastAsia="宋体" w:hAnsi="Cambria Math" w:cs="Times New Roman"/>
          </w:rPr>
          <m:t>(1+e)</m:t>
        </m:r>
      </m:oMath>
      <w:r w:rsidR="00772A79" w:rsidRPr="0031162D">
        <w:rPr>
          <w:rFonts w:ascii="Times New Roman" w:eastAsia="宋体" w:hAnsi="Times New Roman" w:cs="Times New Roman"/>
        </w:rPr>
        <w:t>，故此，这里将</w:t>
      </w:r>
      <m:oMath>
        <m:r>
          <w:rPr>
            <w:rFonts w:ascii="Cambria Math" w:eastAsia="宋体" w:hAnsi="Cambria Math" w:cs="Times New Roman"/>
          </w:rPr>
          <m:t>b=h</m:t>
        </m:r>
        <m:d>
          <m:dPr>
            <m:ctrlPr>
              <w:rPr>
                <w:rFonts w:ascii="Cambria Math" w:eastAsia="宋体" w:hAnsi="Cambria Math" w:cs="Times New Roman"/>
              </w:rPr>
            </m:ctrlPr>
          </m:dPr>
          <m:e>
            <m:sSub>
              <m:sSubPr>
                <m:ctrlPr>
                  <w:rPr>
                    <w:rFonts w:ascii="Cambria Math" w:eastAsia="宋体" w:hAnsi="Cambria Math" w:cs="Times New Roman"/>
                    <w:i/>
                  </w:rPr>
                </m:ctrlPr>
              </m:sSubPr>
              <m:e>
                <m:r>
                  <w:rPr>
                    <w:rFonts w:ascii="Cambria Math" w:eastAsia="宋体" w:hAnsi="Cambria Math" w:cs="Times New Roman"/>
                  </w:rPr>
                  <m:t>L</m:t>
                </m:r>
              </m:e>
              <m:sub>
                <m:r>
                  <w:rPr>
                    <w:rFonts w:ascii="Cambria Math" w:eastAsia="宋体" w:hAnsi="Cambria Math" w:cs="Times New Roman"/>
                  </w:rPr>
                  <m:t>s</m:t>
                </m:r>
              </m:sub>
            </m:sSub>
          </m:e>
        </m:d>
        <m:r>
          <w:rPr>
            <w:rFonts w:ascii="Cambria Math" w:eastAsia="宋体" w:hAnsi="Cambria Math" w:cs="Times New Roman"/>
          </w:rPr>
          <m:t>(1+e)</m:t>
        </m:r>
      </m:oMath>
      <w:r w:rsidR="00772A79" w:rsidRPr="0031162D">
        <w:rPr>
          <w:rFonts w:ascii="Times New Roman" w:eastAsia="宋体" w:hAnsi="Times New Roman" w:cs="Times New Roman"/>
        </w:rPr>
        <w:t>作为参数</w:t>
      </w:r>
      <w:r w:rsidR="00772A79" w:rsidRPr="0031162D">
        <w:rPr>
          <w:rFonts w:ascii="Times New Roman" w:eastAsia="宋体" w:hAnsi="Times New Roman" w:cs="Times New Roman"/>
          <w:i/>
        </w:rPr>
        <w:t>b</w:t>
      </w:r>
      <w:r w:rsidR="00772A79" w:rsidRPr="0031162D">
        <w:rPr>
          <w:rFonts w:ascii="Times New Roman" w:eastAsia="宋体" w:hAnsi="Times New Roman" w:cs="Times New Roman"/>
        </w:rPr>
        <w:t>的猜测初始值。</w:t>
      </w:r>
    </w:p>
    <w:p w14:paraId="64E64840" w14:textId="77777777" w:rsidR="002D7329" w:rsidRPr="0031162D" w:rsidRDefault="00A21D5F">
      <w:pPr>
        <w:ind w:firstLineChars="202" w:firstLine="424"/>
        <w:rPr>
          <w:rFonts w:ascii="Times New Roman" w:eastAsia="宋体" w:hAnsi="Times New Roman" w:cs="Times New Roman"/>
        </w:rPr>
      </w:pPr>
      <w:del w:id="157" w:author="XU" w:date="2018-09-26T14:57:00Z">
        <w:r w:rsidDel="00CC4C89">
          <w:rPr>
            <w:rFonts w:ascii="Times New Roman" w:eastAsia="宋体" w:hAnsi="Times New Roman" w:cs="Times New Roman"/>
          </w:rPr>
          <w:delText>(</w:delText>
        </w:r>
      </w:del>
      <w:r w:rsidR="00772A79" w:rsidRPr="0031162D">
        <w:rPr>
          <w:rFonts w:ascii="Times New Roman" w:eastAsia="宋体" w:hAnsi="Times New Roman" w:cs="Times New Roman"/>
        </w:rPr>
        <w:t>5</w:t>
      </w:r>
      <w:r>
        <w:rPr>
          <w:rFonts w:ascii="Times New Roman" w:eastAsia="宋体" w:hAnsi="Times New Roman" w:cs="Times New Roman"/>
        </w:rPr>
        <w:t>)</w:t>
      </w:r>
      <w:r w:rsidR="00772A79" w:rsidRPr="0031162D">
        <w:rPr>
          <w:rFonts w:ascii="Times New Roman" w:eastAsia="宋体" w:hAnsi="Times New Roman" w:cs="Times New Roman"/>
        </w:rPr>
        <w:t>当</w:t>
      </w:r>
      <m:oMath>
        <m:sSub>
          <m:sSubPr>
            <m:ctrlPr>
              <w:rPr>
                <w:rFonts w:ascii="Cambria Math" w:eastAsia="宋体" w:hAnsi="Cambria Math" w:cs="Times New Roman"/>
              </w:rPr>
            </m:ctrlPr>
          </m:sSubPr>
          <m:e>
            <m:r>
              <w:rPr>
                <w:rFonts w:ascii="Cambria Math" w:eastAsia="宋体" w:hAnsi="Cambria Math" w:cs="Times New Roman"/>
              </w:rPr>
              <m:t>l</m:t>
            </m:r>
          </m:e>
          <m:sub>
            <m:r>
              <w:rPr>
                <w:rFonts w:ascii="Cambria Math" w:eastAsia="宋体" w:hAnsi="Cambria Math" w:cs="Times New Roman"/>
              </w:rPr>
              <m:t>0</m:t>
            </m:r>
          </m:sub>
        </m:sSub>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L</m:t>
            </m:r>
          </m:e>
          <m:sub>
            <m:r>
              <w:rPr>
                <w:rFonts w:ascii="Cambria Math" w:eastAsia="宋体" w:hAnsi="Cambria Math" w:cs="Times New Roman"/>
              </w:rPr>
              <m:t>s</m:t>
            </m:r>
          </m:sub>
        </m:sSub>
      </m:oMath>
      <w:r w:rsidR="00772A79" w:rsidRPr="0031162D">
        <w:rPr>
          <w:rFonts w:ascii="Times New Roman" w:eastAsia="宋体" w:hAnsi="Times New Roman" w:cs="Times New Roman"/>
        </w:rPr>
        <w:t>，</w:t>
      </w:r>
      <m:oMath>
        <m:r>
          <w:rPr>
            <w:rFonts w:ascii="Cambria Math" w:eastAsia="宋体" w:hAnsi="Cambria Math" w:cs="Times New Roman"/>
          </w:rPr>
          <m:t>b=h</m:t>
        </m:r>
        <m:d>
          <m:dPr>
            <m:ctrlPr>
              <w:rPr>
                <w:rFonts w:ascii="Cambria Math" w:eastAsia="宋体" w:hAnsi="Cambria Math" w:cs="Times New Roman"/>
              </w:rPr>
            </m:ctrlPr>
          </m:dPr>
          <m:e>
            <m:sSub>
              <m:sSubPr>
                <m:ctrlPr>
                  <w:rPr>
                    <w:rFonts w:ascii="Cambria Math" w:eastAsia="宋体" w:hAnsi="Cambria Math" w:cs="Times New Roman"/>
                    <w:i/>
                  </w:rPr>
                </m:ctrlPr>
              </m:sSubPr>
              <m:e>
                <m:r>
                  <w:rPr>
                    <w:rFonts w:ascii="Cambria Math" w:eastAsia="宋体" w:hAnsi="Cambria Math" w:cs="Times New Roman"/>
                  </w:rPr>
                  <m:t>L</m:t>
                </m:r>
              </m:e>
              <m:sub>
                <m:r>
                  <w:rPr>
                    <w:rFonts w:ascii="Cambria Math" w:eastAsia="宋体" w:hAnsi="Cambria Math" w:cs="Times New Roman"/>
                  </w:rPr>
                  <m:t>s</m:t>
                </m:r>
              </m:sub>
            </m:sSub>
          </m:e>
        </m:d>
        <m:d>
          <m:dPr>
            <m:ctrlPr>
              <w:rPr>
                <w:rFonts w:ascii="Cambria Math" w:eastAsia="宋体" w:hAnsi="Cambria Math" w:cs="Times New Roman"/>
                <w:i/>
              </w:rPr>
            </m:ctrlPr>
          </m:dPr>
          <m:e>
            <m:r>
              <w:rPr>
                <w:rFonts w:ascii="Cambria Math" w:eastAsia="宋体" w:hAnsi="Cambria Math" w:cs="Times New Roman"/>
              </w:rPr>
              <m:t>1+e</m:t>
            </m:r>
          </m:e>
        </m:d>
      </m:oMath>
      <w:r w:rsidR="00772A79" w:rsidRPr="0031162D">
        <w:rPr>
          <w:rFonts w:ascii="Times New Roman" w:eastAsia="宋体" w:hAnsi="Times New Roman" w:cs="Times New Roman"/>
        </w:rPr>
        <w:t>时，由式</w:t>
      </w:r>
      <w:r>
        <w:rPr>
          <w:rFonts w:ascii="Times New Roman" w:eastAsia="宋体" w:hAnsi="Times New Roman" w:cs="Times New Roman"/>
        </w:rPr>
        <w:t>(</w:t>
      </w:r>
      <w:r w:rsidR="00772A79" w:rsidRPr="0031162D">
        <w:rPr>
          <w:rFonts w:ascii="Times New Roman" w:eastAsia="宋体" w:hAnsi="Times New Roman" w:cs="Times New Roman"/>
        </w:rPr>
        <w:t>9</w:t>
      </w:r>
      <w:r>
        <w:rPr>
          <w:rFonts w:ascii="Times New Roman" w:eastAsia="宋体" w:hAnsi="Times New Roman" w:cs="Times New Roman"/>
        </w:rPr>
        <w:t>)</w:t>
      </w:r>
      <w:r w:rsidR="00772A79" w:rsidRPr="0031162D">
        <w:rPr>
          <w:rFonts w:ascii="Times New Roman" w:eastAsia="宋体" w:hAnsi="Times New Roman" w:cs="Times New Roman"/>
        </w:rPr>
        <w:t>可推知：</w:t>
      </w:r>
      <m:oMath>
        <m:r>
          <w:rPr>
            <w:rFonts w:ascii="Cambria Math" w:eastAsia="宋体" w:hAnsi="Cambria Math" w:cs="Times New Roman"/>
          </w:rPr>
          <m:t>a=</m:t>
        </m:r>
        <m:f>
          <m:fPr>
            <m:ctrlPr>
              <w:rPr>
                <w:rFonts w:ascii="Cambria Math" w:eastAsia="宋体" w:hAnsi="Cambria Math" w:cs="Times New Roman"/>
                <w:i/>
              </w:rPr>
            </m:ctrlPr>
          </m:fPr>
          <m:num>
            <m:r>
              <w:rPr>
                <w:rFonts w:ascii="Cambria Math" w:eastAsia="宋体" w:hAnsi="Cambria Math" w:cs="Times New Roman"/>
              </w:rPr>
              <m:t>2</m:t>
            </m:r>
            <m:r>
              <w:rPr>
                <w:rFonts w:ascii="Cambria Math" w:eastAsia="宋体" w:hAnsi="Cambria Math" w:cs="Times New Roman"/>
              </w:rPr>
              <m:t>h</m:t>
            </m:r>
            <m:d>
              <m:dPr>
                <m:ctrlPr>
                  <w:rPr>
                    <w:rFonts w:ascii="Cambria Math" w:eastAsia="宋体" w:hAnsi="Cambria Math" w:cs="Times New Roman"/>
                    <w:i/>
                  </w:rPr>
                </m:ctrlPr>
              </m:dPr>
              <m:e>
                <m:r>
                  <w:rPr>
                    <w:rFonts w:ascii="Cambria Math" w:eastAsia="宋体" w:hAnsi="Cambria Math" w:cs="Times New Roman"/>
                  </w:rPr>
                  <m:t>0</m:t>
                </m:r>
              </m:e>
            </m:d>
            <m:r>
              <w:rPr>
                <w:rFonts w:ascii="Cambria Math" w:eastAsia="宋体" w:hAnsi="Cambria Math" w:cs="Times New Roman"/>
              </w:rPr>
              <m:t>-h</m:t>
            </m:r>
            <m:d>
              <m:dPr>
                <m:ctrlPr>
                  <w:rPr>
                    <w:rFonts w:ascii="Cambria Math" w:eastAsia="宋体" w:hAnsi="Cambria Math" w:cs="Times New Roman"/>
                    <w:i/>
                  </w:rPr>
                </m:ctrlPr>
              </m:dPr>
              <m:e>
                <m:sSub>
                  <m:sSubPr>
                    <m:ctrlPr>
                      <w:rPr>
                        <w:rFonts w:ascii="Cambria Math" w:eastAsia="宋体" w:hAnsi="Cambria Math" w:cs="Times New Roman"/>
                        <w:i/>
                      </w:rPr>
                    </m:ctrlPr>
                  </m:sSubPr>
                  <m:e>
                    <m:r>
                      <w:rPr>
                        <w:rFonts w:ascii="Cambria Math" w:eastAsia="宋体" w:hAnsi="Cambria Math" w:cs="Times New Roman"/>
                      </w:rPr>
                      <m:t>L</m:t>
                    </m:r>
                  </m:e>
                  <m:sub>
                    <m:r>
                      <w:rPr>
                        <w:rFonts w:ascii="Cambria Math" w:eastAsia="宋体" w:hAnsi="Cambria Math" w:cs="Times New Roman"/>
                      </w:rPr>
                      <m:t>s</m:t>
                    </m:r>
                  </m:sub>
                </m:sSub>
              </m:e>
            </m:d>
            <m:r>
              <w:rPr>
                <w:rFonts w:ascii="Cambria Math" w:eastAsia="宋体" w:hAnsi="Cambria Math" w:cs="Times New Roman"/>
              </w:rPr>
              <m:t>(1+e)</m:t>
            </m:r>
          </m:num>
          <m:den>
            <m:sSub>
              <m:sSubPr>
                <m:ctrlPr>
                  <w:rPr>
                    <w:rFonts w:ascii="Cambria Math" w:eastAsia="宋体" w:hAnsi="Cambria Math" w:cs="Times New Roman"/>
                    <w:i/>
                  </w:rPr>
                </m:ctrlPr>
              </m:sSubPr>
              <m:e>
                <m:r>
                  <w:rPr>
                    <w:rFonts w:ascii="Cambria Math" w:eastAsia="宋体" w:hAnsi="Cambria Math" w:cs="Times New Roman"/>
                  </w:rPr>
                  <m:t>L</m:t>
                </m:r>
              </m:e>
              <m:sub>
                <m:r>
                  <w:rPr>
                    <w:rFonts w:ascii="Cambria Math" w:eastAsia="宋体" w:hAnsi="Cambria Math" w:cs="Times New Roman"/>
                  </w:rPr>
                  <m:t>s</m:t>
                </m:r>
              </m:sub>
            </m:sSub>
          </m:den>
        </m:f>
      </m:oMath>
      <w:r w:rsidR="00772A79" w:rsidRPr="0031162D">
        <w:rPr>
          <w:rFonts w:ascii="Times New Roman" w:eastAsia="宋体" w:hAnsi="Times New Roman" w:cs="Times New Roman"/>
        </w:rPr>
        <w:t>，故此，这里将</w:t>
      </w:r>
      <m:oMath>
        <m:r>
          <w:rPr>
            <w:rFonts w:ascii="Cambria Math" w:eastAsia="宋体" w:hAnsi="Cambria Math" w:cs="Times New Roman"/>
          </w:rPr>
          <m:t>a=</m:t>
        </m:r>
        <m:f>
          <m:fPr>
            <m:ctrlPr>
              <w:rPr>
                <w:rFonts w:ascii="Cambria Math" w:eastAsia="宋体" w:hAnsi="Cambria Math" w:cs="Times New Roman"/>
                <w:i/>
              </w:rPr>
            </m:ctrlPr>
          </m:fPr>
          <m:num>
            <m:r>
              <w:rPr>
                <w:rFonts w:ascii="Cambria Math" w:eastAsia="宋体" w:hAnsi="Cambria Math" w:cs="Times New Roman"/>
              </w:rPr>
              <m:t>2</m:t>
            </m:r>
            <m:r>
              <w:rPr>
                <w:rFonts w:ascii="Cambria Math" w:eastAsia="宋体" w:hAnsi="Cambria Math" w:cs="Times New Roman"/>
              </w:rPr>
              <m:t>h</m:t>
            </m:r>
            <m:d>
              <m:dPr>
                <m:ctrlPr>
                  <w:rPr>
                    <w:rFonts w:ascii="Cambria Math" w:eastAsia="宋体" w:hAnsi="Cambria Math" w:cs="Times New Roman"/>
                    <w:i/>
                  </w:rPr>
                </m:ctrlPr>
              </m:dPr>
              <m:e>
                <m:r>
                  <w:rPr>
                    <w:rFonts w:ascii="Cambria Math" w:eastAsia="宋体" w:hAnsi="Cambria Math" w:cs="Times New Roman"/>
                  </w:rPr>
                  <m:t>0</m:t>
                </m:r>
              </m:e>
            </m:d>
            <m:r>
              <w:rPr>
                <w:rFonts w:ascii="Cambria Math" w:eastAsia="宋体" w:hAnsi="Cambria Math" w:cs="Times New Roman"/>
              </w:rPr>
              <m:t>-h</m:t>
            </m:r>
            <m:d>
              <m:dPr>
                <m:ctrlPr>
                  <w:rPr>
                    <w:rFonts w:ascii="Cambria Math" w:eastAsia="宋体" w:hAnsi="Cambria Math" w:cs="Times New Roman"/>
                    <w:i/>
                  </w:rPr>
                </m:ctrlPr>
              </m:dPr>
              <m:e>
                <m:sSub>
                  <m:sSubPr>
                    <m:ctrlPr>
                      <w:rPr>
                        <w:rFonts w:ascii="Cambria Math" w:eastAsia="宋体" w:hAnsi="Cambria Math" w:cs="Times New Roman"/>
                        <w:i/>
                      </w:rPr>
                    </m:ctrlPr>
                  </m:sSubPr>
                  <m:e>
                    <m:r>
                      <w:rPr>
                        <w:rFonts w:ascii="Cambria Math" w:eastAsia="宋体" w:hAnsi="Cambria Math" w:cs="Times New Roman"/>
                      </w:rPr>
                      <m:t>L</m:t>
                    </m:r>
                  </m:e>
                  <m:sub>
                    <m:r>
                      <w:rPr>
                        <w:rFonts w:ascii="Cambria Math" w:eastAsia="宋体" w:hAnsi="Cambria Math" w:cs="Times New Roman"/>
                      </w:rPr>
                      <m:t>s</m:t>
                    </m:r>
                  </m:sub>
                </m:sSub>
              </m:e>
            </m:d>
            <m:r>
              <w:rPr>
                <w:rFonts w:ascii="Cambria Math" w:eastAsia="宋体" w:hAnsi="Cambria Math" w:cs="Times New Roman"/>
              </w:rPr>
              <m:t>(1+e)</m:t>
            </m:r>
          </m:num>
          <m:den>
            <m:sSub>
              <m:sSubPr>
                <m:ctrlPr>
                  <w:rPr>
                    <w:rFonts w:ascii="Cambria Math" w:eastAsia="宋体" w:hAnsi="Cambria Math" w:cs="Times New Roman"/>
                    <w:i/>
                  </w:rPr>
                </m:ctrlPr>
              </m:sSubPr>
              <m:e>
                <m:r>
                  <w:rPr>
                    <w:rFonts w:ascii="Cambria Math" w:eastAsia="宋体" w:hAnsi="Cambria Math" w:cs="Times New Roman"/>
                  </w:rPr>
                  <m:t>L</m:t>
                </m:r>
              </m:e>
              <m:sub>
                <m:r>
                  <w:rPr>
                    <w:rFonts w:ascii="Cambria Math" w:eastAsia="宋体" w:hAnsi="Cambria Math" w:cs="Times New Roman"/>
                  </w:rPr>
                  <m:t>s</m:t>
                </m:r>
              </m:sub>
            </m:sSub>
          </m:den>
        </m:f>
      </m:oMath>
      <w:r w:rsidR="00772A79" w:rsidRPr="0031162D">
        <w:rPr>
          <w:rFonts w:ascii="Times New Roman" w:eastAsia="宋体" w:hAnsi="Times New Roman" w:cs="Times New Roman"/>
        </w:rPr>
        <w:t>作为其猜测初始值。</w:t>
      </w:r>
    </w:p>
    <w:p w14:paraId="716EA00E" w14:textId="77777777" w:rsidR="002D7329" w:rsidRPr="0031162D" w:rsidRDefault="00772A79">
      <w:pPr>
        <w:ind w:firstLineChars="202" w:firstLine="424"/>
        <w:rPr>
          <w:rFonts w:ascii="Times New Roman" w:eastAsia="宋体" w:hAnsi="Times New Roman" w:cs="Times New Roman"/>
        </w:rPr>
      </w:pPr>
      <w:r w:rsidRPr="0031162D">
        <w:rPr>
          <w:rFonts w:ascii="Times New Roman" w:eastAsia="宋体" w:hAnsi="Times New Roman" w:cs="Times New Roman"/>
        </w:rPr>
        <w:t>综上，只要知道茧丝纤度序列的初始纤度值、终端纤度值和茧丝长，即可得到函数参数的猜测初始值。</w:t>
      </w:r>
    </w:p>
    <w:p w14:paraId="3BFF2D00" w14:textId="77777777" w:rsidR="002D7329" w:rsidRPr="0031162D" w:rsidRDefault="00772A79">
      <w:pPr>
        <w:jc w:val="left"/>
        <w:rPr>
          <w:rFonts w:ascii="Times New Roman" w:eastAsia="宋体" w:hAnsi="Times New Roman" w:cs="Times New Roman"/>
          <w:b/>
        </w:rPr>
      </w:pPr>
      <w:r w:rsidRPr="0031162D">
        <w:rPr>
          <w:rFonts w:ascii="Times New Roman" w:eastAsia="宋体" w:hAnsi="Times New Roman" w:cs="Times New Roman"/>
          <w:b/>
        </w:rPr>
        <w:t xml:space="preserve">3.3  </w:t>
      </w:r>
      <w:r w:rsidRPr="0031162D">
        <w:rPr>
          <w:rFonts w:ascii="Times New Roman" w:eastAsia="宋体" w:hAnsi="Times New Roman" w:cs="Times New Roman"/>
          <w:b/>
        </w:rPr>
        <w:t>函数拟合的结果与</w:t>
      </w:r>
      <w:ins w:id="158" w:author="XU" w:date="2018-09-26T15:00:00Z">
        <w:r w:rsidR="00CC4C89">
          <w:rPr>
            <w:rFonts w:ascii="Times New Roman" w:eastAsia="宋体" w:hAnsi="Times New Roman" w:cs="Times New Roman" w:hint="eastAsia"/>
            <w:b/>
          </w:rPr>
          <w:t>分析</w:t>
        </w:r>
      </w:ins>
      <w:del w:id="159" w:author="XU" w:date="2018-09-26T15:00:00Z">
        <w:r w:rsidRPr="0031162D" w:rsidDel="00CC4C89">
          <w:rPr>
            <w:rFonts w:ascii="Times New Roman" w:eastAsia="宋体" w:hAnsi="Times New Roman" w:cs="Times New Roman"/>
            <w:b/>
          </w:rPr>
          <w:delText>讨论</w:delText>
        </w:r>
      </w:del>
    </w:p>
    <w:p w14:paraId="476E32D7" w14:textId="77777777" w:rsidR="002D7329" w:rsidRPr="0031162D" w:rsidRDefault="00772A79">
      <w:pPr>
        <w:ind w:firstLineChars="202" w:firstLine="424"/>
        <w:jc w:val="left"/>
        <w:rPr>
          <w:rFonts w:ascii="Times New Roman" w:eastAsia="宋体" w:hAnsi="Times New Roman" w:cs="Times New Roman"/>
        </w:rPr>
      </w:pPr>
      <w:bookmarkStart w:id="160" w:name="_Hlk507365184"/>
      <w:r w:rsidRPr="0031162D">
        <w:rPr>
          <w:rFonts w:ascii="Times New Roman" w:eastAsia="宋体" w:hAnsi="Times New Roman" w:cs="Times New Roman"/>
        </w:rPr>
        <w:t>参照</w:t>
      </w:r>
      <w:r w:rsidRPr="0031162D">
        <w:rPr>
          <w:rFonts w:ascii="Times New Roman" w:eastAsia="宋体" w:hAnsi="Times New Roman" w:cs="Times New Roman"/>
        </w:rPr>
        <w:t>3.1</w:t>
      </w:r>
      <w:del w:id="161" w:author="XU" w:date="2018-09-26T15:00:00Z">
        <w:r w:rsidRPr="0031162D" w:rsidDel="00CC4C89">
          <w:rPr>
            <w:rFonts w:ascii="Times New Roman" w:eastAsia="宋体" w:hAnsi="Times New Roman" w:cs="Times New Roman"/>
          </w:rPr>
          <w:delText>节</w:delText>
        </w:r>
      </w:del>
      <w:r w:rsidRPr="0031162D">
        <w:rPr>
          <w:rFonts w:ascii="Times New Roman" w:eastAsia="宋体" w:hAnsi="Times New Roman" w:cs="Times New Roman"/>
        </w:rPr>
        <w:t>对纤度曲线数据进行预处理和</w:t>
      </w:r>
      <w:r w:rsidRPr="0031162D">
        <w:rPr>
          <w:rFonts w:ascii="Times New Roman" w:eastAsia="宋体" w:hAnsi="Times New Roman" w:cs="Times New Roman"/>
        </w:rPr>
        <w:t>3.2</w:t>
      </w:r>
      <w:del w:id="162" w:author="XU" w:date="2018-09-26T15:00:00Z">
        <w:r w:rsidRPr="0031162D" w:rsidDel="00CC4C89">
          <w:rPr>
            <w:rFonts w:ascii="Times New Roman" w:eastAsia="宋体" w:hAnsi="Times New Roman" w:cs="Times New Roman"/>
          </w:rPr>
          <w:delText>节</w:delText>
        </w:r>
      </w:del>
      <w:r w:rsidRPr="0031162D">
        <w:rPr>
          <w:rFonts w:ascii="Times New Roman" w:eastAsia="宋体" w:hAnsi="Times New Roman" w:cs="Times New Roman"/>
        </w:rPr>
        <w:t>所述的程序</w:t>
      </w:r>
      <w:ins w:id="163" w:author="XU" w:date="2018-09-26T15:00:00Z">
        <w:r w:rsidR="00CC4C89">
          <w:rPr>
            <w:rFonts w:ascii="Times New Roman" w:eastAsia="宋体" w:hAnsi="Times New Roman" w:cs="Times New Roman" w:hint="eastAsia"/>
          </w:rPr>
          <w:t>及</w:t>
        </w:r>
      </w:ins>
      <w:del w:id="164" w:author="XU" w:date="2018-09-26T15:00:00Z">
        <w:r w:rsidRPr="0031162D" w:rsidDel="00CC4C89">
          <w:rPr>
            <w:rFonts w:ascii="Times New Roman" w:eastAsia="宋体" w:hAnsi="Times New Roman" w:cs="Times New Roman"/>
          </w:rPr>
          <w:delText>和</w:delText>
        </w:r>
      </w:del>
      <w:r w:rsidRPr="0031162D">
        <w:rPr>
          <w:rFonts w:ascii="Times New Roman" w:eastAsia="宋体" w:hAnsi="Times New Roman" w:cs="Times New Roman"/>
        </w:rPr>
        <w:t>参数设置方法，对图</w:t>
      </w:r>
      <w:r w:rsidRPr="0031162D">
        <w:rPr>
          <w:rFonts w:ascii="Times New Roman" w:eastAsia="宋体" w:hAnsi="Times New Roman" w:cs="Times New Roman"/>
        </w:rPr>
        <w:t>1</w:t>
      </w:r>
      <w:r w:rsidR="00A21D5F">
        <w:rPr>
          <w:rFonts w:ascii="Times New Roman" w:eastAsia="宋体" w:hAnsi="Times New Roman" w:cs="Times New Roman"/>
        </w:rPr>
        <w:t>(</w:t>
      </w:r>
      <w:r w:rsidRPr="00CC4C89">
        <w:rPr>
          <w:rFonts w:ascii="Times New Roman" w:eastAsia="宋体" w:hAnsi="Times New Roman" w:cs="Times New Roman"/>
          <w:rPrChange w:id="165" w:author="XU" w:date="2018-09-26T15:00:00Z">
            <w:rPr>
              <w:rFonts w:ascii="Times New Roman" w:eastAsia="宋体" w:hAnsi="Times New Roman" w:cs="Times New Roman"/>
              <w:i/>
            </w:rPr>
          </w:rPrChange>
        </w:rPr>
        <w:t>a</w:t>
      </w:r>
      <w:r w:rsidR="00A21D5F">
        <w:rPr>
          <w:rFonts w:ascii="Times New Roman" w:eastAsia="宋体" w:hAnsi="Times New Roman" w:cs="Times New Roman"/>
        </w:rPr>
        <w:t>)</w:t>
      </w:r>
      <w:ins w:id="166" w:author="XU" w:date="2018-09-26T15:00:00Z">
        <w:r w:rsidR="00CC4C89">
          <w:rPr>
            <w:rFonts w:ascii="Times New Roman" w:eastAsia="宋体" w:hAnsi="Times New Roman" w:cs="Times New Roman" w:hint="eastAsia"/>
          </w:rPr>
          <w:t>~</w:t>
        </w:r>
      </w:ins>
      <w:del w:id="167" w:author="XU" w:date="2018-09-26T15:00:00Z">
        <w:r w:rsidRPr="0031162D" w:rsidDel="00CC4C89">
          <w:rPr>
            <w:rFonts w:ascii="Times New Roman" w:eastAsia="宋体" w:hAnsi="Times New Roman" w:cs="Times New Roman"/>
          </w:rPr>
          <w:delText>-</w:delText>
        </w:r>
      </w:del>
      <w:r w:rsidR="00A21D5F">
        <w:rPr>
          <w:rFonts w:ascii="Times New Roman" w:eastAsia="宋体" w:hAnsi="Times New Roman" w:cs="Times New Roman"/>
        </w:rPr>
        <w:t>(</w:t>
      </w:r>
      <w:r w:rsidRPr="00CC4C89">
        <w:rPr>
          <w:rFonts w:ascii="Times New Roman" w:eastAsia="宋体" w:hAnsi="Times New Roman" w:cs="Times New Roman"/>
          <w:rPrChange w:id="168" w:author="XU" w:date="2018-09-26T15:00:00Z">
            <w:rPr>
              <w:rFonts w:ascii="Times New Roman" w:eastAsia="宋体" w:hAnsi="Times New Roman" w:cs="Times New Roman"/>
              <w:i/>
            </w:rPr>
          </w:rPrChange>
        </w:rPr>
        <w:t>d</w:t>
      </w:r>
      <w:r w:rsidR="00A21D5F">
        <w:rPr>
          <w:rFonts w:ascii="Times New Roman" w:eastAsia="宋体" w:hAnsi="Times New Roman" w:cs="Times New Roman"/>
        </w:rPr>
        <w:t>)</w:t>
      </w:r>
      <w:r w:rsidRPr="0031162D">
        <w:rPr>
          <w:rFonts w:ascii="Times New Roman" w:eastAsia="宋体" w:hAnsi="Times New Roman" w:cs="Times New Roman"/>
        </w:rPr>
        <w:t>所示庄口的茧丝纤度曲线逐一进行拟合，并统计其参数的分布特征</w:t>
      </w:r>
      <w:ins w:id="169" w:author="XU" w:date="2018-09-26T15:01:00Z">
        <w:r w:rsidR="00CC4C89">
          <w:rPr>
            <w:rFonts w:ascii="Times New Roman" w:eastAsia="宋体" w:hAnsi="Times New Roman" w:cs="Times New Roman" w:hint="eastAsia"/>
          </w:rPr>
          <w:t>，</w:t>
        </w:r>
      </w:ins>
      <w:del w:id="170" w:author="XU" w:date="2018-09-26T15:01:00Z">
        <w:r w:rsidRPr="0031162D" w:rsidDel="00CC4C89">
          <w:rPr>
            <w:rFonts w:ascii="Times New Roman" w:eastAsia="宋体" w:hAnsi="Times New Roman" w:cs="Times New Roman"/>
          </w:rPr>
          <w:delText>。</w:delText>
        </w:r>
      </w:del>
      <w:r w:rsidRPr="0031162D">
        <w:rPr>
          <w:rFonts w:ascii="Times New Roman" w:eastAsia="宋体" w:hAnsi="Times New Roman" w:cs="Times New Roman"/>
        </w:rPr>
        <w:t>结果</w:t>
      </w:r>
      <w:ins w:id="171" w:author="XU" w:date="2018-09-26T15:01:00Z">
        <w:r w:rsidR="00CC4C89">
          <w:rPr>
            <w:rFonts w:ascii="Times New Roman" w:eastAsia="宋体" w:hAnsi="Times New Roman" w:cs="Times New Roman" w:hint="eastAsia"/>
          </w:rPr>
          <w:t>如</w:t>
        </w:r>
      </w:ins>
      <w:del w:id="172" w:author="XU" w:date="2018-09-26T15:01:00Z">
        <w:r w:rsidRPr="0031162D" w:rsidDel="00CC4C89">
          <w:rPr>
            <w:rFonts w:ascii="Times New Roman" w:eastAsia="宋体" w:hAnsi="Times New Roman" w:cs="Times New Roman"/>
          </w:rPr>
          <w:delText>见</w:delText>
        </w:r>
      </w:del>
      <w:r w:rsidRPr="0031162D">
        <w:rPr>
          <w:rFonts w:ascii="Times New Roman" w:eastAsia="宋体" w:hAnsi="Times New Roman" w:cs="Times New Roman"/>
        </w:rPr>
        <w:t>图</w:t>
      </w:r>
      <w:ins w:id="173" w:author="XU" w:date="2018-09-26T15:01:00Z">
        <w:r w:rsidR="00CC4C89">
          <w:rPr>
            <w:rFonts w:ascii="Times New Roman" w:eastAsia="宋体" w:hAnsi="Times New Roman" w:cs="Times New Roman" w:hint="eastAsia"/>
          </w:rPr>
          <w:t>2</w:t>
        </w:r>
      </w:ins>
      <w:del w:id="174" w:author="XU" w:date="2018-09-26T15:01:00Z">
        <w:r w:rsidRPr="0031162D" w:rsidDel="00CC4C89">
          <w:rPr>
            <w:rFonts w:ascii="Times New Roman" w:eastAsia="宋体" w:hAnsi="Times New Roman" w:cs="Times New Roman"/>
          </w:rPr>
          <w:delText>3</w:delText>
        </w:r>
      </w:del>
      <w:r w:rsidRPr="0031162D">
        <w:rPr>
          <w:rFonts w:ascii="Times New Roman" w:eastAsia="宋体" w:hAnsi="Times New Roman" w:cs="Times New Roman"/>
        </w:rPr>
        <w:t>所示</w:t>
      </w:r>
      <w:ins w:id="175" w:author="XU" w:date="2018-09-26T15:28:00Z">
        <w:r w:rsidR="009E1941">
          <w:rPr>
            <w:rFonts w:ascii="Times New Roman" w:eastAsia="宋体" w:hAnsi="Times New Roman" w:cs="Times New Roman" w:hint="eastAsia"/>
          </w:rPr>
          <w:t>。</w:t>
        </w:r>
      </w:ins>
      <w:del w:id="176" w:author="XU" w:date="2018-09-26T15:28:00Z">
        <w:r w:rsidRPr="0031162D" w:rsidDel="009E1941">
          <w:rPr>
            <w:rFonts w:ascii="Times New Roman" w:eastAsia="宋体" w:hAnsi="Times New Roman" w:cs="Times New Roman"/>
          </w:rPr>
          <w:delText>，</w:delText>
        </w:r>
      </w:del>
      <w:r w:rsidRPr="0031162D">
        <w:rPr>
          <w:rFonts w:ascii="Times New Roman" w:eastAsia="宋体" w:hAnsi="Times New Roman" w:cs="Times New Roman"/>
        </w:rPr>
        <w:t>其中，结果中拟合优度的计算公式</w:t>
      </w:r>
      <w:ins w:id="177" w:author="XU" w:date="2018-09-26T15:01:00Z">
        <w:r w:rsidR="00CC4C89">
          <w:rPr>
            <w:rFonts w:ascii="Times New Roman" w:eastAsia="宋体" w:hAnsi="Times New Roman" w:cs="Times New Roman" w:hint="eastAsia"/>
          </w:rPr>
          <w:t>如下式</w:t>
        </w:r>
      </w:ins>
      <w:del w:id="178" w:author="XU" w:date="2018-09-26T15:01:00Z">
        <w:r w:rsidRPr="0031162D" w:rsidDel="00CC4C89">
          <w:rPr>
            <w:rFonts w:ascii="Times New Roman" w:eastAsia="宋体" w:hAnsi="Times New Roman" w:cs="Times New Roman"/>
          </w:rPr>
          <w:delText>见式</w:delText>
        </w:r>
        <w:r w:rsidR="00A21D5F" w:rsidDel="00CC4C89">
          <w:rPr>
            <w:rFonts w:ascii="Times New Roman" w:eastAsia="宋体" w:hAnsi="Times New Roman" w:cs="Times New Roman"/>
          </w:rPr>
          <w:delText>(</w:delText>
        </w:r>
        <w:r w:rsidRPr="0031162D" w:rsidDel="00CC4C89">
          <w:rPr>
            <w:rFonts w:ascii="Times New Roman" w:eastAsia="宋体" w:hAnsi="Times New Roman" w:cs="Times New Roman"/>
          </w:rPr>
          <w:delText>1</w:delText>
        </w:r>
        <w:r w:rsidR="00364F1D" w:rsidRPr="0031162D" w:rsidDel="00CC4C89">
          <w:rPr>
            <w:rFonts w:ascii="Times New Roman" w:eastAsia="宋体" w:hAnsi="Times New Roman" w:cs="Times New Roman"/>
          </w:rPr>
          <w:delText>2</w:delText>
        </w:r>
        <w:r w:rsidR="00A21D5F" w:rsidDel="00CC4C89">
          <w:rPr>
            <w:rFonts w:ascii="Times New Roman" w:eastAsia="宋体" w:hAnsi="Times New Roman" w:cs="Times New Roman"/>
          </w:rPr>
          <w:delText>)</w:delText>
        </w:r>
      </w:del>
      <w:r w:rsidRPr="0031162D">
        <w:rPr>
          <w:rFonts w:ascii="Times New Roman" w:eastAsia="宋体" w:hAnsi="Times New Roman" w:cs="Times New Roman"/>
        </w:rPr>
        <w:t>所示：</w:t>
      </w:r>
    </w:p>
    <w:p w14:paraId="69A133C6" w14:textId="77777777" w:rsidR="002D7329" w:rsidRPr="0031162D" w:rsidRDefault="008E5F6F" w:rsidP="000E779E">
      <w:pPr>
        <w:wordWrap w:val="0"/>
        <w:ind w:firstLineChars="202" w:firstLine="424"/>
        <w:jc w:val="right"/>
        <w:rPr>
          <w:rFonts w:ascii="Times New Roman" w:eastAsia="宋体" w:hAnsi="Times New Roman" w:cs="Times New Roman"/>
        </w:rPr>
      </w:pPr>
      <m:oMath>
        <m:sSup>
          <m:sSupPr>
            <m:ctrlPr>
              <w:rPr>
                <w:rFonts w:ascii="Cambria Math" w:eastAsia="宋体" w:hAnsi="Cambria Math" w:cs="Times New Roman"/>
                <w:i/>
              </w:rPr>
            </m:ctrlPr>
          </m:sSupPr>
          <m:e>
            <m:r>
              <w:rPr>
                <w:rFonts w:ascii="Cambria Math" w:eastAsia="宋体" w:hAnsi="Cambria Math" w:cs="Times New Roman"/>
              </w:rPr>
              <m:t>R</m:t>
            </m:r>
          </m:e>
          <m:sup>
            <m:r>
              <w:rPr>
                <w:rFonts w:ascii="Cambria Math" w:eastAsia="宋体" w:hAnsi="Cambria Math" w:cs="Times New Roman"/>
              </w:rPr>
              <m:t>2</m:t>
            </m:r>
          </m:sup>
        </m:sSup>
        <m:r>
          <w:rPr>
            <w:rFonts w:ascii="Cambria Math" w:eastAsia="宋体" w:hAnsi="Cambria Math" w:cs="Times New Roman"/>
          </w:rPr>
          <m:t>=1</m:t>
        </m:r>
        <m:r>
          <w:rPr>
            <w:rFonts w:ascii="Cambria Math" w:eastAsia="MS Mincho" w:hAnsi="Cambria Math" w:cs="Times New Roman"/>
          </w:rPr>
          <m:t>-</m:t>
        </m:r>
        <m:rad>
          <m:radPr>
            <m:degHide m:val="1"/>
            <m:ctrlPr>
              <w:rPr>
                <w:rFonts w:ascii="Cambria Math" w:eastAsia="宋体" w:hAnsi="Cambria Math" w:cs="Times New Roman"/>
                <w:i/>
              </w:rPr>
            </m:ctrlPr>
          </m:radPr>
          <m:deg/>
          <m:e>
            <m:f>
              <m:fPr>
                <m:ctrlPr>
                  <w:rPr>
                    <w:rFonts w:ascii="Cambria Math" w:eastAsia="宋体" w:hAnsi="Cambria Math" w:cs="Times New Roman"/>
                    <w:i/>
                  </w:rPr>
                </m:ctrlPr>
              </m:fPr>
              <m:num>
                <m:sSup>
                  <m:sSupPr>
                    <m:ctrlPr>
                      <w:rPr>
                        <w:rFonts w:ascii="Cambria Math" w:eastAsia="宋体" w:hAnsi="Cambria Math" w:cs="Times New Roman"/>
                        <w:i/>
                      </w:rPr>
                    </m:ctrlPr>
                  </m:sSupPr>
                  <m:e>
                    <m:nary>
                      <m:naryPr>
                        <m:chr m:val="∑"/>
                        <m:limLoc m:val="undOvr"/>
                        <m:subHide m:val="1"/>
                        <m:supHide m:val="1"/>
                        <m:ctrlPr>
                          <w:rPr>
                            <w:rFonts w:ascii="Cambria Math" w:eastAsia="宋体" w:hAnsi="Cambria Math" w:cs="Times New Roman"/>
                            <w:i/>
                          </w:rPr>
                        </m:ctrlPr>
                      </m:naryPr>
                      <m:sub/>
                      <m:sup/>
                      <m:e>
                        <m:r>
                          <w:rPr>
                            <w:rFonts w:ascii="Cambria Math" w:eastAsia="宋体" w:hAnsi="Cambria Math" w:cs="Times New Roman"/>
                          </w:rPr>
                          <m:t>(y-</m:t>
                        </m:r>
                        <m:sSup>
                          <m:sSupPr>
                            <m:ctrlPr>
                              <w:rPr>
                                <w:rFonts w:ascii="Cambria Math" w:eastAsia="宋体" w:hAnsi="Cambria Math" w:cs="Times New Roman"/>
                                <w:i/>
                              </w:rPr>
                            </m:ctrlPr>
                          </m:sSupPr>
                          <m:e>
                            <m:r>
                              <w:rPr>
                                <w:rFonts w:ascii="Cambria Math" w:eastAsia="宋体" w:hAnsi="Cambria Math" w:cs="Times New Roman"/>
                              </w:rPr>
                              <m:t>y</m:t>
                            </m:r>
                          </m:e>
                          <m:sup>
                            <m:r>
                              <w:rPr>
                                <w:rFonts w:ascii="Cambria Math" w:eastAsia="宋体" w:hAnsi="Cambria Math" w:cs="Times New Roman"/>
                              </w:rPr>
                              <m:t>*</m:t>
                            </m:r>
                          </m:sup>
                        </m:sSup>
                        <m:r>
                          <w:rPr>
                            <w:rFonts w:ascii="Cambria Math" w:eastAsia="宋体" w:hAnsi="Cambria Math" w:cs="Times New Roman"/>
                          </w:rPr>
                          <m:t>)</m:t>
                        </m:r>
                      </m:e>
                    </m:nary>
                  </m:e>
                  <m:sup>
                    <m:r>
                      <w:rPr>
                        <w:rFonts w:ascii="Cambria Math" w:eastAsia="宋体" w:hAnsi="Cambria Math" w:cs="Times New Roman"/>
                      </w:rPr>
                      <m:t>2</m:t>
                    </m:r>
                  </m:sup>
                </m:sSup>
              </m:num>
              <m:den>
                <m:nary>
                  <m:naryPr>
                    <m:chr m:val="∑"/>
                    <m:limLoc m:val="undOvr"/>
                    <m:subHide m:val="1"/>
                    <m:supHide m:val="1"/>
                    <m:ctrlPr>
                      <w:rPr>
                        <w:rFonts w:ascii="Cambria Math" w:eastAsia="宋体" w:hAnsi="Cambria Math" w:cs="Times New Roman"/>
                        <w:i/>
                      </w:rPr>
                    </m:ctrlPr>
                  </m:naryPr>
                  <m:sub/>
                  <m:sup/>
                  <m:e>
                    <m:sSup>
                      <m:sSupPr>
                        <m:ctrlPr>
                          <w:rPr>
                            <w:rFonts w:ascii="Cambria Math" w:eastAsia="宋体" w:hAnsi="Cambria Math" w:cs="Times New Roman"/>
                            <w:i/>
                          </w:rPr>
                        </m:ctrlPr>
                      </m:sSupPr>
                      <m:e>
                        <m:r>
                          <w:rPr>
                            <w:rFonts w:ascii="Cambria Math" w:eastAsia="宋体" w:hAnsi="Cambria Math" w:cs="Times New Roman"/>
                          </w:rPr>
                          <m:t>y</m:t>
                        </m:r>
                      </m:e>
                      <m:sup>
                        <m:r>
                          <w:rPr>
                            <w:rFonts w:ascii="Cambria Math" w:eastAsia="宋体" w:hAnsi="Cambria Math" w:cs="Times New Roman"/>
                          </w:rPr>
                          <m:t>2</m:t>
                        </m:r>
                      </m:sup>
                    </m:sSup>
                  </m:e>
                </m:nary>
              </m:den>
            </m:f>
          </m:e>
        </m:rad>
      </m:oMath>
      <w:r w:rsidR="00772A79" w:rsidRPr="0031162D">
        <w:rPr>
          <w:rFonts w:ascii="Times New Roman" w:eastAsia="宋体" w:hAnsi="Times New Roman" w:cs="Times New Roman"/>
        </w:rPr>
        <w:t xml:space="preserve">                     </w:t>
      </w:r>
      <w:r w:rsidR="000E779E" w:rsidRPr="0031162D">
        <w:rPr>
          <w:rFonts w:ascii="Times New Roman" w:eastAsia="宋体" w:hAnsi="Times New Roman" w:cs="Times New Roman"/>
        </w:rPr>
        <w:t xml:space="preserve">            </w:t>
      </w:r>
      <w:r w:rsidR="00A21D5F">
        <w:rPr>
          <w:rFonts w:ascii="Times New Roman" w:eastAsia="宋体" w:hAnsi="Times New Roman" w:cs="Times New Roman"/>
        </w:rPr>
        <w:t>(</w:t>
      </w:r>
      <w:r w:rsidR="00E0145C" w:rsidRPr="0031162D">
        <w:rPr>
          <w:rFonts w:ascii="Times New Roman" w:eastAsia="宋体" w:hAnsi="Times New Roman" w:cs="Times New Roman"/>
        </w:rPr>
        <w:t>12</w:t>
      </w:r>
      <w:r w:rsidR="00A21D5F">
        <w:rPr>
          <w:rFonts w:ascii="Times New Roman" w:eastAsia="宋体" w:hAnsi="Times New Roman" w:cs="Times New Roman"/>
        </w:rPr>
        <w:t>)</w:t>
      </w:r>
    </w:p>
    <w:p w14:paraId="684C32AE" w14:textId="77777777" w:rsidR="002D7329" w:rsidRPr="0031162D" w:rsidRDefault="00CC4C89">
      <w:pPr>
        <w:jc w:val="left"/>
        <w:rPr>
          <w:rFonts w:ascii="Times New Roman" w:eastAsia="宋体" w:hAnsi="Times New Roman" w:cs="Times New Roman"/>
        </w:rPr>
        <w:pPrChange w:id="179" w:author="XU" w:date="2018-09-26T15:01:00Z">
          <w:pPr>
            <w:ind w:firstLineChars="202" w:firstLine="424"/>
            <w:jc w:val="left"/>
          </w:pPr>
        </w:pPrChange>
      </w:pPr>
      <w:ins w:id="180" w:author="XU" w:date="2018-09-26T15:01:00Z">
        <w:r>
          <w:rPr>
            <w:rFonts w:ascii="Times New Roman" w:eastAsia="宋体" w:hAnsi="Times New Roman" w:cs="Times New Roman" w:hint="eastAsia"/>
          </w:rPr>
          <w:t>式中：</w:t>
        </w:r>
      </w:ins>
      <w:del w:id="181" w:author="XU" w:date="2018-09-26T15:01:00Z">
        <w:r w:rsidR="00772A79" w:rsidRPr="0031162D" w:rsidDel="00CC4C89">
          <w:rPr>
            <w:rFonts w:ascii="Times New Roman" w:eastAsia="宋体" w:hAnsi="Times New Roman" w:cs="Times New Roman"/>
          </w:rPr>
          <w:delText>其中，</w:delText>
        </w:r>
      </w:del>
      <m:oMath>
        <m:r>
          <w:rPr>
            <w:rFonts w:ascii="Cambria Math" w:eastAsia="宋体" w:hAnsi="Cambria Math" w:cs="Times New Roman"/>
          </w:rPr>
          <m:t>y</m:t>
        </m:r>
      </m:oMath>
      <w:r w:rsidR="00772A79" w:rsidRPr="0031162D">
        <w:rPr>
          <w:rFonts w:ascii="Times New Roman" w:eastAsia="宋体" w:hAnsi="Times New Roman" w:cs="Times New Roman"/>
        </w:rPr>
        <w:t>为实际茧丝纤度曲线数据，</w:t>
      </w:r>
      <m:oMath>
        <m:sSup>
          <m:sSupPr>
            <m:ctrlPr>
              <w:rPr>
                <w:rFonts w:ascii="Cambria Math" w:eastAsia="宋体" w:hAnsi="Cambria Math" w:cs="Times New Roman"/>
                <w:i/>
              </w:rPr>
            </m:ctrlPr>
          </m:sSupPr>
          <m:e>
            <m:r>
              <w:rPr>
                <w:rFonts w:ascii="Cambria Math" w:eastAsia="宋体" w:hAnsi="Cambria Math" w:cs="Times New Roman"/>
              </w:rPr>
              <m:t>y</m:t>
            </m:r>
          </m:e>
          <m:sup>
            <m:r>
              <w:rPr>
                <w:rFonts w:ascii="Cambria Math" w:eastAsia="宋体" w:hAnsi="Cambria Math" w:cs="Times New Roman"/>
              </w:rPr>
              <m:t>*</m:t>
            </m:r>
          </m:sup>
        </m:sSup>
      </m:oMath>
      <w:r w:rsidR="00772A79" w:rsidRPr="0031162D">
        <w:rPr>
          <w:rFonts w:ascii="Times New Roman" w:eastAsia="宋体" w:hAnsi="Times New Roman" w:cs="Times New Roman"/>
        </w:rPr>
        <w:t>为拟合函数计算得到的拟合数据。</w:t>
      </w:r>
    </w:p>
    <w:p w14:paraId="4E4131CC" w14:textId="77777777" w:rsidR="002D7329" w:rsidRPr="0031162D" w:rsidRDefault="0092056E">
      <w:pPr>
        <w:ind w:firstLineChars="202" w:firstLine="424"/>
        <w:jc w:val="left"/>
        <w:rPr>
          <w:rFonts w:ascii="Times New Roman" w:eastAsia="宋体" w:hAnsi="Times New Roman" w:cs="Times New Roman"/>
        </w:rPr>
      </w:pPr>
      <w:r w:rsidRPr="0031162D">
        <w:rPr>
          <w:rFonts w:ascii="Times New Roman" w:eastAsia="宋体" w:hAnsi="Times New Roman" w:cs="Times New Roman"/>
        </w:rPr>
        <w:t>由图</w:t>
      </w:r>
      <w:r w:rsidRPr="0031162D">
        <w:rPr>
          <w:rFonts w:ascii="Times New Roman" w:eastAsia="宋体" w:hAnsi="Times New Roman" w:cs="Times New Roman"/>
        </w:rPr>
        <w:t>2</w:t>
      </w:r>
      <w:r w:rsidRPr="0031162D">
        <w:rPr>
          <w:rFonts w:ascii="Times New Roman" w:eastAsia="宋体" w:hAnsi="Times New Roman" w:cs="Times New Roman"/>
        </w:rPr>
        <w:t>可知，四个庄口的拟合优度分布虽有不同，但均得到较好的拟合效果。而拟合优度分布的差异与庄口茧丝的样本量和部分茧丝呈现的特殊形态有关。</w:t>
      </w:r>
    </w:p>
    <w:commentRangeStart w:id="182"/>
    <w:p w14:paraId="3620513A" w14:textId="77777777" w:rsidR="002D7329" w:rsidRPr="0031162D" w:rsidRDefault="00886198">
      <w:pPr>
        <w:jc w:val="center"/>
        <w:rPr>
          <w:rFonts w:ascii="Times New Roman" w:eastAsia="宋体" w:hAnsi="Times New Roman" w:cs="Times New Roman"/>
        </w:rPr>
      </w:pPr>
      <w:r w:rsidRPr="0031162D">
        <w:rPr>
          <w:rFonts w:ascii="Times New Roman" w:eastAsia="宋体" w:hAnsi="Times New Roman" w:cs="Times New Roman"/>
        </w:rPr>
        <w:object w:dxaOrig="5790" w:dyaOrig="4436" w14:anchorId="4E70CBA7">
          <v:shape id="_x0000_i1044" type="#_x0000_t75" style="width:289.5pt;height:221.25pt" o:ole="">
            <v:imagedata r:id="rId18" o:title=""/>
          </v:shape>
          <o:OLEObject Type="Embed" ProgID="Origin50.Graph" ShapeID="_x0000_i1044" DrawAspect="Content" ObjectID="_1599510091" r:id="rId19"/>
        </w:object>
      </w:r>
      <w:commentRangeEnd w:id="182"/>
      <w:r w:rsidR="00EE1282">
        <w:rPr>
          <w:rStyle w:val="ae"/>
        </w:rPr>
        <w:commentReference w:id="182"/>
      </w:r>
    </w:p>
    <w:p w14:paraId="10D8EA0D" w14:textId="77777777" w:rsidR="002D7329" w:rsidRPr="000558B4" w:rsidRDefault="00772A79">
      <w:pPr>
        <w:jc w:val="center"/>
        <w:rPr>
          <w:rFonts w:ascii="Times New Roman" w:eastAsia="宋体" w:hAnsi="Times New Roman" w:cs="Times New Roman"/>
          <w:sz w:val="18"/>
          <w:szCs w:val="18"/>
        </w:rPr>
      </w:pPr>
      <w:r w:rsidRPr="000558B4">
        <w:rPr>
          <w:rFonts w:ascii="Times New Roman" w:eastAsia="宋体" w:hAnsi="Times New Roman" w:cs="Times New Roman"/>
          <w:b/>
          <w:sz w:val="18"/>
          <w:szCs w:val="18"/>
        </w:rPr>
        <w:t>图</w:t>
      </w:r>
      <w:r w:rsidR="00D045B1" w:rsidRPr="000558B4">
        <w:rPr>
          <w:rFonts w:ascii="Times New Roman" w:eastAsia="宋体" w:hAnsi="Times New Roman" w:cs="Times New Roman"/>
          <w:b/>
          <w:sz w:val="18"/>
          <w:szCs w:val="18"/>
        </w:rPr>
        <w:t>2</w:t>
      </w:r>
      <w:r w:rsidR="000E779E" w:rsidRPr="000558B4">
        <w:rPr>
          <w:rFonts w:ascii="Times New Roman" w:eastAsia="宋体" w:hAnsi="Times New Roman" w:cs="Times New Roman"/>
          <w:b/>
          <w:sz w:val="18"/>
          <w:szCs w:val="18"/>
        </w:rPr>
        <w:t xml:space="preserve"> </w:t>
      </w:r>
      <w:r w:rsidR="00D045B1"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各庄口茧丝数据的拟合优度统计</w:t>
      </w:r>
    </w:p>
    <w:p w14:paraId="6C97AF3D" w14:textId="77777777" w:rsidR="002D7329" w:rsidRPr="000558B4" w:rsidRDefault="00772A79">
      <w:pPr>
        <w:jc w:val="center"/>
        <w:rPr>
          <w:rFonts w:ascii="Times New Roman" w:eastAsia="宋体" w:hAnsi="Times New Roman" w:cs="Times New Roman"/>
          <w:sz w:val="18"/>
          <w:szCs w:val="18"/>
        </w:rPr>
      </w:pPr>
      <w:r w:rsidRPr="000558B4">
        <w:rPr>
          <w:rFonts w:ascii="Times New Roman" w:eastAsia="宋体" w:hAnsi="Times New Roman" w:cs="Times New Roman"/>
          <w:b/>
          <w:sz w:val="18"/>
          <w:szCs w:val="18"/>
        </w:rPr>
        <w:t>Fig</w:t>
      </w:r>
      <w:r w:rsidR="000E779E" w:rsidRPr="000558B4">
        <w:rPr>
          <w:rFonts w:ascii="Times New Roman" w:eastAsia="宋体" w:hAnsi="Times New Roman" w:cs="Times New Roman"/>
          <w:b/>
          <w:sz w:val="18"/>
          <w:szCs w:val="18"/>
        </w:rPr>
        <w:t>.</w:t>
      </w:r>
      <w:r w:rsidR="00D045B1" w:rsidRPr="000558B4">
        <w:rPr>
          <w:rFonts w:ascii="Times New Roman" w:eastAsia="宋体" w:hAnsi="Times New Roman" w:cs="Times New Roman"/>
          <w:b/>
          <w:sz w:val="18"/>
          <w:szCs w:val="18"/>
        </w:rPr>
        <w:t>2</w:t>
      </w:r>
      <w:r w:rsidRPr="000558B4">
        <w:rPr>
          <w:rFonts w:ascii="Times New Roman" w:eastAsia="宋体" w:hAnsi="Times New Roman" w:cs="Times New Roman"/>
          <w:b/>
          <w:sz w:val="18"/>
          <w:szCs w:val="18"/>
        </w:rPr>
        <w:t xml:space="preserve"> </w:t>
      </w:r>
      <w:r w:rsidR="000E779E"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The fitting goodness statistics of lots cocoon filament size data</w:t>
      </w:r>
    </w:p>
    <w:p w14:paraId="122AB20C" w14:textId="77777777" w:rsidR="000E779E" w:rsidRPr="0031162D" w:rsidRDefault="000E779E">
      <w:pPr>
        <w:jc w:val="center"/>
        <w:rPr>
          <w:rFonts w:ascii="Times New Roman" w:eastAsia="宋体" w:hAnsi="Times New Roman" w:cs="Times New Roman"/>
        </w:rPr>
      </w:pPr>
    </w:p>
    <w:p w14:paraId="0AFD25A5" w14:textId="77777777" w:rsidR="002D7329" w:rsidRPr="0031162D" w:rsidRDefault="00772A79" w:rsidP="0031162D">
      <w:pPr>
        <w:spacing w:beforeLines="25" w:before="78" w:afterLines="25" w:after="78"/>
        <w:rPr>
          <w:rFonts w:ascii="Times New Roman" w:eastAsia="宋体" w:hAnsi="Times New Roman" w:cs="Times New Roman"/>
          <w:b/>
          <w:sz w:val="24"/>
        </w:rPr>
      </w:pPr>
      <w:r w:rsidRPr="0031162D">
        <w:rPr>
          <w:rFonts w:ascii="Times New Roman" w:eastAsia="宋体" w:hAnsi="Times New Roman" w:cs="Times New Roman"/>
          <w:b/>
          <w:sz w:val="24"/>
        </w:rPr>
        <w:t xml:space="preserve">4  </w:t>
      </w:r>
      <w:r w:rsidRPr="0031162D">
        <w:rPr>
          <w:rFonts w:ascii="Times New Roman" w:eastAsia="宋体" w:hAnsi="Times New Roman" w:cs="Times New Roman"/>
          <w:b/>
          <w:sz w:val="24"/>
        </w:rPr>
        <w:t>茧丝纤度曲线的模拟生成方法</w:t>
      </w:r>
    </w:p>
    <w:p w14:paraId="2C99CFA8" w14:textId="77777777" w:rsidR="002D7329" w:rsidRPr="0031162D" w:rsidRDefault="00772A79">
      <w:pPr>
        <w:jc w:val="left"/>
        <w:rPr>
          <w:rFonts w:ascii="Times New Roman" w:eastAsia="宋体" w:hAnsi="Times New Roman" w:cs="Times New Roman"/>
          <w:b/>
        </w:rPr>
      </w:pPr>
      <w:r w:rsidRPr="0031162D">
        <w:rPr>
          <w:rFonts w:ascii="Times New Roman" w:eastAsia="宋体" w:hAnsi="Times New Roman" w:cs="Times New Roman"/>
          <w:b/>
        </w:rPr>
        <w:t xml:space="preserve">4.1  </w:t>
      </w:r>
      <w:r w:rsidRPr="0031162D">
        <w:rPr>
          <w:rFonts w:ascii="Times New Roman" w:eastAsia="宋体" w:hAnsi="Times New Roman" w:cs="Times New Roman"/>
          <w:b/>
        </w:rPr>
        <w:t>函数参数与茧丝纤度曲线特征纤度值之间的关系</w:t>
      </w:r>
    </w:p>
    <w:p w14:paraId="23C03A06" w14:textId="77777777" w:rsidR="002D7329" w:rsidRPr="0031162D" w:rsidRDefault="00772A79">
      <w:pPr>
        <w:rPr>
          <w:rFonts w:ascii="Times New Roman" w:eastAsia="宋体" w:hAnsi="Times New Roman" w:cs="Times New Roman"/>
        </w:rPr>
      </w:pPr>
      <w:r w:rsidRPr="0031162D">
        <w:rPr>
          <w:rFonts w:ascii="Times New Roman" w:eastAsia="宋体" w:hAnsi="Times New Roman" w:cs="Times New Roman"/>
        </w:rPr>
        <w:t xml:space="preserve">4.1.1  </w:t>
      </w:r>
      <w:r w:rsidRPr="0031162D">
        <w:rPr>
          <w:rFonts w:ascii="Times New Roman" w:eastAsia="宋体" w:hAnsi="Times New Roman" w:cs="Times New Roman"/>
        </w:rPr>
        <w:t>公式推演</w:t>
      </w:r>
    </w:p>
    <w:p w14:paraId="207EB16D" w14:textId="77777777" w:rsidR="002D7329" w:rsidRPr="0031162D" w:rsidRDefault="00772A79">
      <w:pPr>
        <w:ind w:firstLineChars="202" w:firstLine="424"/>
        <w:jc w:val="left"/>
        <w:rPr>
          <w:rFonts w:ascii="Times New Roman" w:eastAsia="宋体" w:hAnsi="Times New Roman" w:cs="Times New Roman"/>
        </w:rPr>
      </w:pPr>
      <w:r w:rsidRPr="0031162D">
        <w:rPr>
          <w:rFonts w:ascii="Times New Roman" w:eastAsia="宋体" w:hAnsi="Times New Roman" w:cs="Times New Roman"/>
        </w:rPr>
        <w:t>式</w:t>
      </w:r>
      <w:r w:rsidR="00A21D5F">
        <w:rPr>
          <w:rFonts w:ascii="Times New Roman" w:eastAsia="宋体" w:hAnsi="Times New Roman" w:cs="Times New Roman"/>
        </w:rPr>
        <w:t>(</w:t>
      </w:r>
      <w:r w:rsidRPr="0031162D">
        <w:rPr>
          <w:rFonts w:ascii="Times New Roman" w:eastAsia="宋体" w:hAnsi="Times New Roman" w:cs="Times New Roman"/>
        </w:rPr>
        <w:t>4</w:t>
      </w:r>
      <w:r w:rsidR="00A21D5F">
        <w:rPr>
          <w:rFonts w:ascii="Times New Roman" w:eastAsia="宋体" w:hAnsi="Times New Roman" w:cs="Times New Roman"/>
        </w:rPr>
        <w:t>)</w:t>
      </w:r>
      <w:r w:rsidRPr="0031162D">
        <w:rPr>
          <w:rFonts w:ascii="Times New Roman" w:eastAsia="宋体" w:hAnsi="Times New Roman" w:cs="Times New Roman"/>
        </w:rPr>
        <w:t>所示的函数，可通过茧丝纤度曲线的一些特征值计算得到函数模型参数</w:t>
      </w:r>
      <w:r w:rsidRPr="0031162D">
        <w:rPr>
          <w:rFonts w:ascii="Times New Roman" w:eastAsia="宋体" w:hAnsi="Times New Roman" w:cs="Times New Roman"/>
          <w:i/>
        </w:rPr>
        <w:t>a</w:t>
      </w:r>
      <w:r w:rsidRPr="0031162D">
        <w:rPr>
          <w:rFonts w:ascii="Times New Roman" w:eastAsia="宋体" w:hAnsi="Times New Roman" w:cs="Times New Roman"/>
          <w:i/>
        </w:rPr>
        <w:t>，</w:t>
      </w:r>
      <w:r w:rsidRPr="0031162D">
        <w:rPr>
          <w:rFonts w:ascii="Times New Roman" w:eastAsia="宋体" w:hAnsi="Times New Roman" w:cs="Times New Roman"/>
          <w:i/>
        </w:rPr>
        <w:t>l</w:t>
      </w:r>
      <w:r w:rsidRPr="0031162D">
        <w:rPr>
          <w:rFonts w:ascii="Times New Roman" w:eastAsia="宋体" w:hAnsi="Times New Roman" w:cs="Times New Roman"/>
          <w:i/>
          <w:vertAlign w:val="subscript"/>
        </w:rPr>
        <w:t>0</w:t>
      </w:r>
      <w:r w:rsidRPr="0031162D">
        <w:rPr>
          <w:rFonts w:ascii="Times New Roman" w:eastAsia="宋体" w:hAnsi="Times New Roman" w:cs="Times New Roman"/>
        </w:rPr>
        <w:t>、</w:t>
      </w:r>
      <w:r w:rsidRPr="0031162D">
        <w:rPr>
          <w:rFonts w:ascii="Times New Roman" w:eastAsia="宋体" w:hAnsi="Times New Roman" w:cs="Times New Roman"/>
          <w:i/>
        </w:rPr>
        <w:t>b</w:t>
      </w:r>
      <w:r w:rsidRPr="0031162D">
        <w:rPr>
          <w:rFonts w:ascii="Times New Roman" w:eastAsia="宋体" w:hAnsi="Times New Roman" w:cs="Times New Roman"/>
        </w:rPr>
        <w:t>和</w:t>
      </w:r>
      <w:r w:rsidRPr="0031162D">
        <w:rPr>
          <w:rFonts w:ascii="Times New Roman" w:eastAsia="宋体" w:hAnsi="Times New Roman" w:cs="Times New Roman"/>
          <w:i/>
        </w:rPr>
        <w:t>k</w:t>
      </w:r>
      <w:r w:rsidRPr="0031162D">
        <w:rPr>
          <w:rFonts w:ascii="Times New Roman" w:eastAsia="宋体" w:hAnsi="Times New Roman" w:cs="Times New Roman"/>
        </w:rPr>
        <w:t>。这里以茧丝纤度曲线的初始端纤度、终端纤度、最大纤度和茧丝长为特征，作如下推演。</w:t>
      </w:r>
    </w:p>
    <w:p w14:paraId="376973BF" w14:textId="77777777" w:rsidR="002D7329" w:rsidRPr="0031162D" w:rsidRDefault="00772A79">
      <w:pPr>
        <w:ind w:firstLineChars="202" w:firstLine="424"/>
        <w:jc w:val="left"/>
        <w:rPr>
          <w:rFonts w:ascii="Times New Roman" w:eastAsia="宋体" w:hAnsi="Times New Roman" w:cs="Times New Roman"/>
          <w:i/>
        </w:rPr>
      </w:pPr>
      <w:r w:rsidRPr="0031162D">
        <w:rPr>
          <w:rFonts w:ascii="Times New Roman" w:eastAsia="宋体" w:hAnsi="Times New Roman" w:cs="Times New Roman"/>
        </w:rPr>
        <w:t>首先，</w:t>
      </w:r>
      <w:r w:rsidR="0092056E" w:rsidRPr="0031162D">
        <w:rPr>
          <w:rFonts w:ascii="Times New Roman" w:eastAsia="宋体" w:hAnsi="Times New Roman" w:cs="Times New Roman"/>
        </w:rPr>
        <w:t>将</w:t>
      </w:r>
      <w:r w:rsidRPr="0031162D">
        <w:rPr>
          <w:rFonts w:ascii="Times New Roman" w:eastAsia="宋体" w:hAnsi="Times New Roman" w:cs="Times New Roman"/>
        </w:rPr>
        <w:t>复合函数</w:t>
      </w:r>
      <w:r w:rsidRPr="00EE1282">
        <w:rPr>
          <w:rFonts w:ascii="Times New Roman" w:eastAsia="宋体" w:hAnsi="Times New Roman" w:cs="Times New Roman"/>
          <w:i/>
        </w:rPr>
        <w:t>h</w:t>
      </w:r>
      <w:r w:rsidRPr="00EE1282">
        <w:rPr>
          <w:rFonts w:ascii="Times New Roman" w:eastAsia="宋体" w:hAnsi="Times New Roman" w:cs="Times New Roman"/>
          <w:rPrChange w:id="183" w:author="XU" w:date="2018-09-26T15:02:00Z">
            <w:rPr>
              <w:rFonts w:ascii="Times New Roman" w:eastAsia="宋体" w:hAnsi="Times New Roman" w:cs="Times New Roman"/>
              <w:i/>
            </w:rPr>
          </w:rPrChange>
        </w:rPr>
        <w:t>(</w:t>
      </w:r>
      <w:r w:rsidRPr="00EE1282">
        <w:rPr>
          <w:rFonts w:ascii="Times New Roman" w:eastAsia="宋体" w:hAnsi="Times New Roman" w:cs="Times New Roman"/>
          <w:i/>
        </w:rPr>
        <w:t>x</w:t>
      </w:r>
      <w:r w:rsidRPr="00EE1282">
        <w:rPr>
          <w:rFonts w:ascii="Times New Roman" w:eastAsia="宋体" w:hAnsi="Times New Roman" w:cs="Times New Roman"/>
          <w:rPrChange w:id="184" w:author="XU" w:date="2018-09-26T15:02:00Z">
            <w:rPr>
              <w:rFonts w:ascii="Times New Roman" w:eastAsia="宋体" w:hAnsi="Times New Roman" w:cs="Times New Roman"/>
              <w:i/>
            </w:rPr>
          </w:rPrChange>
        </w:rPr>
        <w:t>)</w:t>
      </w:r>
      <w:r w:rsidRPr="00EE1282">
        <w:rPr>
          <w:rFonts w:ascii="Times New Roman" w:eastAsia="宋体" w:hAnsi="Times New Roman" w:cs="Times New Roman" w:hint="eastAsia"/>
          <w:rPrChange w:id="185" w:author="XU" w:date="2018-09-26T15:02:00Z">
            <w:rPr>
              <w:rFonts w:ascii="Times New Roman" w:eastAsia="宋体" w:hAnsi="Times New Roman" w:cs="Times New Roman" w:hint="eastAsia"/>
              <w:i/>
            </w:rPr>
          </w:rPrChange>
        </w:rPr>
        <w:t>对自变量</w:t>
      </w:r>
      <w:r w:rsidRPr="00A93F2F">
        <w:rPr>
          <w:rFonts w:ascii="Times New Roman" w:eastAsia="宋体" w:hAnsi="Times New Roman" w:cs="Times New Roman"/>
          <w:i/>
        </w:rPr>
        <w:t>x</w:t>
      </w:r>
      <w:r w:rsidRPr="00EE1282">
        <w:rPr>
          <w:rFonts w:ascii="Times New Roman" w:eastAsia="宋体" w:hAnsi="Times New Roman" w:cs="Times New Roman" w:hint="eastAsia"/>
          <w:rPrChange w:id="186" w:author="XU" w:date="2018-09-26T15:02:00Z">
            <w:rPr>
              <w:rFonts w:ascii="Times New Roman" w:eastAsia="宋体" w:hAnsi="Times New Roman" w:cs="Times New Roman" w:hint="eastAsia"/>
              <w:i/>
            </w:rPr>
          </w:rPrChange>
        </w:rPr>
        <w:t>开导数，可得：</w:t>
      </w:r>
    </w:p>
    <w:p w14:paraId="638A355C" w14:textId="77777777" w:rsidR="002D7329" w:rsidRPr="0031162D" w:rsidRDefault="008E5F6F" w:rsidP="000E779E">
      <w:pPr>
        <w:wordWrap w:val="0"/>
        <w:ind w:firstLineChars="202" w:firstLine="424"/>
        <w:jc w:val="right"/>
        <w:rPr>
          <w:rFonts w:ascii="Times New Roman" w:eastAsia="宋体" w:hAnsi="Times New Roman" w:cs="Times New Roman"/>
        </w:rPr>
      </w:pPr>
      <m:oMath>
        <m:f>
          <m:fPr>
            <m:ctrlPr>
              <w:rPr>
                <w:rFonts w:ascii="Cambria Math" w:eastAsia="宋体" w:hAnsi="Cambria Math" w:cs="Times New Roman"/>
                <w:i/>
              </w:rPr>
            </m:ctrlPr>
          </m:fPr>
          <m:num>
            <m:r>
              <w:rPr>
                <w:rFonts w:ascii="Cambria Math" w:eastAsia="宋体" w:hAnsi="Cambria Math" w:cs="Times New Roman"/>
              </w:rPr>
              <m:t>∂h</m:t>
            </m:r>
            <m:d>
              <m:dPr>
                <m:ctrlPr>
                  <w:rPr>
                    <w:rFonts w:ascii="Cambria Math" w:eastAsia="宋体" w:hAnsi="Cambria Math" w:cs="Times New Roman"/>
                    <w:i/>
                  </w:rPr>
                </m:ctrlPr>
              </m:dPr>
              <m:e>
                <m:r>
                  <w:rPr>
                    <w:rFonts w:ascii="Cambria Math" w:eastAsia="宋体" w:hAnsi="Cambria Math" w:cs="Times New Roman"/>
                  </w:rPr>
                  <m:t>x</m:t>
                </m:r>
              </m:e>
            </m:d>
          </m:num>
          <m:den>
            <m:r>
              <w:rPr>
                <w:rFonts w:ascii="Cambria Math" w:eastAsia="宋体" w:hAnsi="Cambria Math" w:cs="Times New Roman"/>
              </w:rPr>
              <m:t>∂x</m:t>
            </m:r>
          </m:den>
        </m:f>
        <m:r>
          <w:rPr>
            <w:rFonts w:ascii="Cambria Math" w:eastAsia="宋体" w:hAnsi="Cambria Math" w:cs="Times New Roman"/>
          </w:rPr>
          <m:t>=</m:t>
        </m:r>
        <m:f>
          <m:fPr>
            <m:ctrlPr>
              <w:rPr>
                <w:rFonts w:ascii="Cambria Math" w:eastAsia="宋体" w:hAnsi="Cambria Math" w:cs="Times New Roman"/>
                <w:i/>
              </w:rPr>
            </m:ctrlPr>
          </m:fPr>
          <m:num>
            <m:sSup>
              <m:sSupPr>
                <m:ctrlPr>
                  <w:rPr>
                    <w:rFonts w:ascii="Cambria Math" w:eastAsia="宋体" w:hAnsi="Cambria Math" w:cs="Times New Roman"/>
                    <w:i/>
                  </w:rPr>
                </m:ctrlPr>
              </m:sSupPr>
              <m:e>
                <m:r>
                  <w:rPr>
                    <w:rFonts w:ascii="Cambria Math" w:eastAsia="宋体" w:hAnsi="Cambria Math" w:cs="Times New Roman"/>
                  </w:rPr>
                  <m:t>ⅇ</m:t>
                </m:r>
              </m:e>
              <m:sup>
                <m:r>
                  <w:rPr>
                    <w:rFonts w:ascii="Cambria Math" w:eastAsia="宋体" w:hAnsi="Cambria Math" w:cs="Times New Roman"/>
                  </w:rPr>
                  <m:t>kx</m:t>
                </m:r>
              </m:sup>
            </m:sSup>
            <m:d>
              <m:dPr>
                <m:ctrlPr>
                  <w:rPr>
                    <w:rFonts w:ascii="Cambria Math" w:eastAsia="宋体" w:hAnsi="Cambria Math" w:cs="Times New Roman"/>
                    <w:i/>
                  </w:rPr>
                </m:ctrlPr>
              </m:dPr>
              <m:e>
                <m:r>
                  <w:rPr>
                    <w:rFonts w:ascii="Cambria Math" w:eastAsia="宋体" w:hAnsi="Cambria Math" w:cs="Times New Roman"/>
                  </w:rPr>
                  <m:t>bk+a</m:t>
                </m:r>
                <m:d>
                  <m:dPr>
                    <m:ctrlPr>
                      <w:rPr>
                        <w:rFonts w:ascii="Cambria Math" w:eastAsia="宋体" w:hAnsi="Cambria Math" w:cs="Times New Roman"/>
                        <w:i/>
                      </w:rPr>
                    </m:ctrlPr>
                  </m:dPr>
                  <m:e>
                    <m:r>
                      <w:rPr>
                        <w:rFonts w:ascii="Cambria Math" w:eastAsia="宋体" w:hAnsi="Cambria Math" w:cs="Times New Roman"/>
                      </w:rPr>
                      <m:t>x-</m:t>
                    </m:r>
                    <m:sSub>
                      <m:sSubPr>
                        <m:ctrlPr>
                          <w:rPr>
                            <w:rFonts w:ascii="Cambria Math" w:eastAsia="宋体" w:hAnsi="Cambria Math" w:cs="Times New Roman"/>
                            <w:i/>
                          </w:rPr>
                        </m:ctrlPr>
                      </m:sSubPr>
                      <m:e>
                        <m:r>
                          <w:rPr>
                            <w:rFonts w:ascii="Cambria Math" w:eastAsia="宋体" w:hAnsi="Cambria Math" w:cs="Times New Roman"/>
                          </w:rPr>
                          <m:t>l</m:t>
                        </m:r>
                      </m:e>
                      <m:sub>
                        <m:r>
                          <w:rPr>
                            <w:rFonts w:ascii="Cambria Math" w:eastAsia="宋体" w:hAnsi="Cambria Math" w:cs="Times New Roman"/>
                          </w:rPr>
                          <m:t>0</m:t>
                        </m:r>
                      </m:sub>
                    </m:sSub>
                  </m:e>
                </m:d>
                <m:d>
                  <m:dPr>
                    <m:ctrlPr>
                      <w:rPr>
                        <w:rFonts w:ascii="Cambria Math" w:eastAsia="宋体" w:hAnsi="Cambria Math" w:cs="Times New Roman"/>
                        <w:i/>
                      </w:rPr>
                    </m:ctrlPr>
                  </m:dPr>
                  <m:e>
                    <m:r>
                      <w:rPr>
                        <w:rFonts w:ascii="Cambria Math" w:eastAsia="宋体" w:hAnsi="Cambria Math" w:cs="Times New Roman"/>
                      </w:rPr>
                      <m:t>2+2</m:t>
                    </m:r>
                    <m:sSup>
                      <m:sSupPr>
                        <m:ctrlPr>
                          <w:rPr>
                            <w:rFonts w:ascii="Cambria Math" w:eastAsia="宋体" w:hAnsi="Cambria Math" w:cs="Times New Roman"/>
                            <w:i/>
                          </w:rPr>
                        </m:ctrlPr>
                      </m:sSupPr>
                      <m:e>
                        <m:r>
                          <w:rPr>
                            <w:rFonts w:ascii="Cambria Math" w:eastAsia="宋体" w:hAnsi="Cambria Math" w:cs="Times New Roman"/>
                          </w:rPr>
                          <m:t>ⅇ</m:t>
                        </m:r>
                      </m:e>
                      <m:sup>
                        <m:r>
                          <w:rPr>
                            <w:rFonts w:ascii="Cambria Math" w:eastAsia="宋体" w:hAnsi="Cambria Math" w:cs="Times New Roman"/>
                          </w:rPr>
                          <m:t>kx</m:t>
                        </m:r>
                      </m:sup>
                    </m:sSup>
                    <m:r>
                      <w:rPr>
                        <w:rFonts w:ascii="Cambria Math" w:eastAsia="宋体" w:hAnsi="Cambria Math" w:cs="Times New Roman"/>
                      </w:rPr>
                      <m:t>-k</m:t>
                    </m:r>
                    <m:sSub>
                      <m:sSubPr>
                        <m:ctrlPr>
                          <w:rPr>
                            <w:rFonts w:ascii="Cambria Math" w:eastAsia="宋体" w:hAnsi="Cambria Math" w:cs="Times New Roman"/>
                            <w:i/>
                          </w:rPr>
                        </m:ctrlPr>
                      </m:sSubPr>
                      <m:e>
                        <m:r>
                          <w:rPr>
                            <w:rFonts w:ascii="Cambria Math" w:eastAsia="宋体" w:hAnsi="Cambria Math" w:cs="Times New Roman"/>
                          </w:rPr>
                          <m:t>l</m:t>
                        </m:r>
                      </m:e>
                      <m:sub>
                        <m:r>
                          <w:rPr>
                            <w:rFonts w:ascii="Cambria Math" w:eastAsia="宋体" w:hAnsi="Cambria Math" w:cs="Times New Roman"/>
                          </w:rPr>
                          <m:t>0</m:t>
                        </m:r>
                      </m:sub>
                    </m:sSub>
                    <m:r>
                      <w:rPr>
                        <w:rFonts w:ascii="Cambria Math" w:eastAsia="宋体" w:hAnsi="Cambria Math" w:cs="Times New Roman"/>
                      </w:rPr>
                      <m:t>+kx</m:t>
                    </m:r>
                  </m:e>
                </m:d>
              </m:e>
            </m:d>
          </m:num>
          <m:den>
            <m:sSup>
              <m:sSupPr>
                <m:ctrlPr>
                  <w:rPr>
                    <w:rFonts w:ascii="Cambria Math" w:eastAsia="宋体" w:hAnsi="Cambria Math" w:cs="Times New Roman"/>
                    <w:i/>
                  </w:rPr>
                </m:ctrlPr>
              </m:sSupPr>
              <m:e>
                <m:d>
                  <m:dPr>
                    <m:ctrlPr>
                      <w:rPr>
                        <w:rFonts w:ascii="Cambria Math" w:eastAsia="宋体" w:hAnsi="Cambria Math" w:cs="Times New Roman"/>
                        <w:i/>
                      </w:rPr>
                    </m:ctrlPr>
                  </m:dPr>
                  <m:e>
                    <m:r>
                      <w:rPr>
                        <w:rFonts w:ascii="Cambria Math" w:eastAsia="宋体" w:hAnsi="Cambria Math" w:cs="Times New Roman"/>
                      </w:rPr>
                      <m:t>1+</m:t>
                    </m:r>
                    <m:sSup>
                      <m:sSupPr>
                        <m:ctrlPr>
                          <w:rPr>
                            <w:rFonts w:ascii="Cambria Math" w:eastAsia="宋体" w:hAnsi="Cambria Math" w:cs="Times New Roman"/>
                            <w:i/>
                          </w:rPr>
                        </m:ctrlPr>
                      </m:sSupPr>
                      <m:e>
                        <m:r>
                          <w:rPr>
                            <w:rFonts w:ascii="Cambria Math" w:eastAsia="宋体" w:hAnsi="Cambria Math" w:cs="Times New Roman"/>
                          </w:rPr>
                          <m:t>ⅇ</m:t>
                        </m:r>
                      </m:e>
                      <m:sup>
                        <m:r>
                          <w:rPr>
                            <w:rFonts w:ascii="Cambria Math" w:eastAsia="宋体" w:hAnsi="Cambria Math" w:cs="Times New Roman"/>
                          </w:rPr>
                          <m:t>kx</m:t>
                        </m:r>
                      </m:sup>
                    </m:sSup>
                  </m:e>
                </m:d>
              </m:e>
              <m:sup>
                <m:r>
                  <w:rPr>
                    <w:rFonts w:ascii="Cambria Math" w:eastAsia="宋体" w:hAnsi="Cambria Math" w:cs="Times New Roman"/>
                  </w:rPr>
                  <m:t>2</m:t>
                </m:r>
              </m:sup>
            </m:sSup>
          </m:den>
        </m:f>
      </m:oMath>
      <w:r w:rsidR="00772A79" w:rsidRPr="0031162D">
        <w:rPr>
          <w:rFonts w:ascii="Times New Roman" w:eastAsia="宋体" w:hAnsi="Times New Roman" w:cs="Times New Roman"/>
        </w:rPr>
        <w:t xml:space="preserve">           </w:t>
      </w:r>
      <w:r w:rsidR="000E779E" w:rsidRPr="0031162D">
        <w:rPr>
          <w:rFonts w:ascii="Times New Roman" w:eastAsia="宋体" w:hAnsi="Times New Roman" w:cs="Times New Roman"/>
        </w:rPr>
        <w:t xml:space="preserve">         </w:t>
      </w:r>
      <w:r w:rsidR="00A21D5F">
        <w:rPr>
          <w:rFonts w:ascii="Times New Roman" w:eastAsia="宋体" w:hAnsi="Times New Roman" w:cs="Times New Roman"/>
        </w:rPr>
        <w:t>(</w:t>
      </w:r>
      <w:r w:rsidR="00E0145C" w:rsidRPr="0031162D">
        <w:rPr>
          <w:rFonts w:ascii="Times New Roman" w:eastAsia="宋体" w:hAnsi="Times New Roman" w:cs="Times New Roman"/>
        </w:rPr>
        <w:t>13</w:t>
      </w:r>
      <w:r w:rsidR="00A21D5F">
        <w:rPr>
          <w:rFonts w:ascii="Times New Roman" w:eastAsia="宋体" w:hAnsi="Times New Roman" w:cs="Times New Roman"/>
        </w:rPr>
        <w:t>)</w:t>
      </w:r>
    </w:p>
    <w:p w14:paraId="482DF57F" w14:textId="77777777" w:rsidR="002D7329" w:rsidRPr="0031162D" w:rsidRDefault="00772A79">
      <w:pPr>
        <w:ind w:firstLineChars="202" w:firstLine="424"/>
        <w:jc w:val="left"/>
        <w:rPr>
          <w:rFonts w:ascii="Times New Roman" w:eastAsia="宋体" w:hAnsi="Times New Roman" w:cs="Times New Roman"/>
        </w:rPr>
      </w:pPr>
      <w:r w:rsidRPr="0031162D">
        <w:rPr>
          <w:rFonts w:ascii="Times New Roman" w:eastAsia="宋体" w:hAnsi="Times New Roman" w:cs="Times New Roman"/>
        </w:rPr>
        <w:t>若令</w:t>
      </w:r>
      <w:r w:rsidRPr="0031162D">
        <w:rPr>
          <w:rFonts w:ascii="Times New Roman" w:eastAsia="宋体" w:hAnsi="Times New Roman" w:cs="Times New Roman"/>
        </w:rPr>
        <w:t xml:space="preserve"> </w:t>
      </w:r>
      <m:oMath>
        <m:f>
          <m:fPr>
            <m:ctrlPr>
              <w:rPr>
                <w:rFonts w:ascii="Cambria Math" w:eastAsia="宋体" w:hAnsi="Cambria Math" w:cs="Times New Roman"/>
                <w:i/>
              </w:rPr>
            </m:ctrlPr>
          </m:fPr>
          <m:num>
            <m:r>
              <w:rPr>
                <w:rFonts w:ascii="Cambria Math" w:eastAsia="宋体" w:hAnsi="Cambria Math" w:cs="Times New Roman"/>
              </w:rPr>
              <m:t>∂h</m:t>
            </m:r>
            <m:d>
              <m:dPr>
                <m:ctrlPr>
                  <w:rPr>
                    <w:rFonts w:ascii="Cambria Math" w:eastAsia="宋体" w:hAnsi="Cambria Math" w:cs="Times New Roman"/>
                    <w:i/>
                  </w:rPr>
                </m:ctrlPr>
              </m:dPr>
              <m:e>
                <m:r>
                  <w:rPr>
                    <w:rFonts w:ascii="Cambria Math" w:eastAsia="宋体" w:hAnsi="Cambria Math" w:cs="Times New Roman"/>
                  </w:rPr>
                  <m:t>x</m:t>
                </m:r>
              </m:e>
            </m:d>
          </m:num>
          <m:den>
            <m:r>
              <w:rPr>
                <w:rFonts w:ascii="Cambria Math" w:eastAsia="宋体" w:hAnsi="Cambria Math" w:cs="Times New Roman"/>
              </w:rPr>
              <m:t>∂x</m:t>
            </m:r>
          </m:den>
        </m:f>
        <m:r>
          <w:rPr>
            <w:rFonts w:ascii="Cambria Math" w:eastAsia="宋体" w:hAnsi="Cambria Math" w:cs="Times New Roman"/>
          </w:rPr>
          <m:t>=0</m:t>
        </m:r>
      </m:oMath>
      <w:r w:rsidRPr="0031162D">
        <w:rPr>
          <w:rFonts w:ascii="Times New Roman" w:eastAsia="宋体" w:hAnsi="Times New Roman" w:cs="Times New Roman"/>
        </w:rPr>
        <w:t>，则可求出茧丝纤度曲线最大纤度位置。</w:t>
      </w:r>
      <w:ins w:id="187" w:author="XU" w:date="2018-09-26T15:02:00Z">
        <w:r w:rsidR="00EE1282">
          <w:rPr>
            <w:rFonts w:ascii="Times New Roman" w:eastAsia="宋体" w:hAnsi="Times New Roman" w:cs="Times New Roman" w:hint="eastAsia"/>
          </w:rPr>
          <w:t>虽然</w:t>
        </w:r>
      </w:ins>
      <w:del w:id="188" w:author="XU" w:date="2018-09-26T15:02:00Z">
        <w:r w:rsidRPr="0031162D" w:rsidDel="00EE1282">
          <w:rPr>
            <w:rFonts w:ascii="Times New Roman" w:eastAsia="宋体" w:hAnsi="Times New Roman" w:cs="Times New Roman"/>
          </w:rPr>
          <w:delText>但</w:delText>
        </w:r>
      </w:del>
      <w:r w:rsidRPr="0031162D">
        <w:rPr>
          <w:rFonts w:ascii="Times New Roman" w:eastAsia="宋体" w:hAnsi="Times New Roman" w:cs="Times New Roman"/>
        </w:rPr>
        <w:t>式</w:t>
      </w:r>
      <w:r w:rsidR="00A21D5F">
        <w:rPr>
          <w:rFonts w:ascii="Times New Roman" w:eastAsia="宋体" w:hAnsi="Times New Roman" w:cs="Times New Roman"/>
        </w:rPr>
        <w:t>(</w:t>
      </w:r>
      <w:r w:rsidR="00364F1D" w:rsidRPr="0031162D">
        <w:rPr>
          <w:rFonts w:ascii="Times New Roman" w:eastAsia="宋体" w:hAnsi="Times New Roman" w:cs="Times New Roman"/>
        </w:rPr>
        <w:t>13</w:t>
      </w:r>
      <w:r w:rsidR="00A21D5F">
        <w:rPr>
          <w:rFonts w:ascii="Times New Roman" w:eastAsia="宋体" w:hAnsi="Times New Roman" w:cs="Times New Roman"/>
        </w:rPr>
        <w:t>)</w:t>
      </w:r>
      <w:r w:rsidRPr="0031162D">
        <w:rPr>
          <w:rFonts w:ascii="Times New Roman" w:eastAsia="宋体" w:hAnsi="Times New Roman" w:cs="Times New Roman"/>
        </w:rPr>
        <w:t>所示式子的零点位置不易直接求出，但根据函数模型的含义，</w:t>
      </w:r>
      <m:oMath>
        <m:r>
          <w:rPr>
            <w:rFonts w:ascii="Cambria Math" w:eastAsia="宋体" w:hAnsi="Cambria Math" w:cs="Times New Roman"/>
          </w:rPr>
          <m:t>x=</m:t>
        </m:r>
        <m:sSub>
          <m:sSubPr>
            <m:ctrlPr>
              <w:rPr>
                <w:rFonts w:ascii="Cambria Math" w:eastAsia="宋体" w:hAnsi="Cambria Math" w:cs="Times New Roman"/>
                <w:i/>
              </w:rPr>
            </m:ctrlPr>
          </m:sSubPr>
          <m:e>
            <m:r>
              <w:rPr>
                <w:rFonts w:ascii="Cambria Math" w:eastAsia="宋体" w:hAnsi="Cambria Math" w:cs="Times New Roman"/>
              </w:rPr>
              <m:t>l</m:t>
            </m:r>
          </m:e>
          <m:sub>
            <m:r>
              <w:rPr>
                <w:rFonts w:ascii="Cambria Math" w:eastAsia="宋体" w:hAnsi="Cambria Math" w:cs="Times New Roman"/>
              </w:rPr>
              <m:t>0</m:t>
            </m:r>
          </m:sub>
        </m:sSub>
      </m:oMath>
      <w:r w:rsidRPr="0031162D">
        <w:rPr>
          <w:rFonts w:ascii="Times New Roman" w:eastAsia="宋体" w:hAnsi="Times New Roman" w:cs="Times New Roman"/>
        </w:rPr>
        <w:t>为二次函数的顶点，该处为二次函数的极小值位置，而</w:t>
      </w:r>
      <w:r w:rsidRPr="00EE1282">
        <w:rPr>
          <w:rFonts w:ascii="Times New Roman" w:eastAsia="宋体" w:hAnsi="Times New Roman" w:cs="Times New Roman"/>
          <w:rPrChange w:id="189" w:author="XU" w:date="2018-09-26T15:02:00Z">
            <w:rPr>
              <w:rFonts w:ascii="Times New Roman" w:eastAsia="宋体" w:hAnsi="Times New Roman" w:cs="Times New Roman"/>
              <w:i/>
            </w:rPr>
          </w:rPrChange>
        </w:rPr>
        <w:t>Logistic</w:t>
      </w:r>
      <w:r w:rsidRPr="0031162D">
        <w:rPr>
          <w:rFonts w:ascii="Times New Roman" w:eastAsia="宋体" w:hAnsi="Times New Roman" w:cs="Times New Roman"/>
        </w:rPr>
        <w:t>函数在</w:t>
      </w:r>
      <m:oMath>
        <m:r>
          <w:rPr>
            <w:rFonts w:ascii="Cambria Math" w:eastAsia="宋体" w:hAnsi="Cambria Math" w:cs="Times New Roman"/>
          </w:rPr>
          <m:t>x=</m:t>
        </m:r>
        <m:sSub>
          <m:sSubPr>
            <m:ctrlPr>
              <w:rPr>
                <w:rFonts w:ascii="Cambria Math" w:eastAsia="宋体" w:hAnsi="Cambria Math" w:cs="Times New Roman"/>
                <w:i/>
              </w:rPr>
            </m:ctrlPr>
          </m:sSubPr>
          <m:e>
            <m:r>
              <w:rPr>
                <w:rFonts w:ascii="Cambria Math" w:eastAsia="宋体" w:hAnsi="Cambria Math" w:cs="Times New Roman"/>
              </w:rPr>
              <m:t>l</m:t>
            </m:r>
          </m:e>
          <m:sub>
            <m:r>
              <w:rPr>
                <w:rFonts w:ascii="Cambria Math" w:eastAsia="宋体" w:hAnsi="Cambria Math" w:cs="Times New Roman"/>
              </w:rPr>
              <m:t>0</m:t>
            </m:r>
          </m:sub>
        </m:sSub>
      </m:oMath>
      <w:r w:rsidRPr="0031162D">
        <w:rPr>
          <w:rFonts w:ascii="Times New Roman" w:eastAsia="宋体" w:hAnsi="Times New Roman" w:cs="Times New Roman"/>
        </w:rPr>
        <w:t>处已对函数</w:t>
      </w:r>
      <w:r w:rsidRPr="00EE1282">
        <w:rPr>
          <w:rFonts w:ascii="Times New Roman" w:eastAsia="宋体" w:hAnsi="Times New Roman" w:cs="Times New Roman"/>
          <w:i/>
          <w:rPrChange w:id="190" w:author="XU" w:date="2018-09-26T15:02:00Z">
            <w:rPr>
              <w:rFonts w:ascii="Times New Roman" w:eastAsia="宋体" w:hAnsi="Times New Roman" w:cs="Times New Roman"/>
            </w:rPr>
          </w:rPrChange>
        </w:rPr>
        <w:t>h</w:t>
      </w:r>
      <w:r w:rsidRPr="0031162D">
        <w:rPr>
          <w:rFonts w:ascii="Times New Roman" w:eastAsia="宋体" w:hAnsi="Times New Roman" w:cs="Times New Roman"/>
        </w:rPr>
        <w:t>(</w:t>
      </w:r>
      <w:r w:rsidRPr="00EE1282">
        <w:rPr>
          <w:rFonts w:ascii="Times New Roman" w:eastAsia="宋体" w:hAnsi="Times New Roman" w:cs="Times New Roman"/>
          <w:i/>
          <w:rPrChange w:id="191" w:author="XU" w:date="2018-09-26T15:02:00Z">
            <w:rPr>
              <w:rFonts w:ascii="Times New Roman" w:eastAsia="宋体" w:hAnsi="Times New Roman" w:cs="Times New Roman"/>
            </w:rPr>
          </w:rPrChange>
        </w:rPr>
        <w:t>x</w:t>
      </w:r>
      <w:r w:rsidRPr="0031162D">
        <w:rPr>
          <w:rFonts w:ascii="Times New Roman" w:eastAsia="宋体" w:hAnsi="Times New Roman" w:cs="Times New Roman"/>
        </w:rPr>
        <w:t>)</w:t>
      </w:r>
      <w:r w:rsidRPr="0031162D">
        <w:rPr>
          <w:rFonts w:ascii="Times New Roman" w:eastAsia="宋体" w:hAnsi="Times New Roman" w:cs="Times New Roman"/>
        </w:rPr>
        <w:t>的形态几乎没有影响，故此可知</w:t>
      </w:r>
      <w:r w:rsidRPr="0031162D">
        <w:rPr>
          <w:rFonts w:ascii="Times New Roman" w:eastAsia="宋体" w:hAnsi="Times New Roman" w:cs="Times New Roman"/>
        </w:rPr>
        <w:t xml:space="preserve"> </w:t>
      </w:r>
      <m:oMath>
        <m:r>
          <w:rPr>
            <w:rFonts w:ascii="Cambria Math" w:eastAsia="宋体" w:hAnsi="Cambria Math" w:cs="Times New Roman"/>
          </w:rPr>
          <m:t>x=</m:t>
        </m:r>
        <m:sSub>
          <m:sSubPr>
            <m:ctrlPr>
              <w:rPr>
                <w:rFonts w:ascii="Cambria Math" w:eastAsia="宋体" w:hAnsi="Cambria Math" w:cs="Times New Roman"/>
                <w:i/>
              </w:rPr>
            </m:ctrlPr>
          </m:sSubPr>
          <m:e>
            <m:r>
              <w:rPr>
                <w:rFonts w:ascii="Cambria Math" w:eastAsia="宋体" w:hAnsi="Cambria Math" w:cs="Times New Roman"/>
              </w:rPr>
              <m:t>l</m:t>
            </m:r>
          </m:e>
          <m:sub>
            <m:r>
              <w:rPr>
                <w:rFonts w:ascii="Cambria Math" w:eastAsia="宋体" w:hAnsi="Cambria Math" w:cs="Times New Roman"/>
              </w:rPr>
              <m:t>0</m:t>
            </m:r>
          </m:sub>
        </m:sSub>
      </m:oMath>
      <w:r w:rsidRPr="0031162D">
        <w:rPr>
          <w:rFonts w:ascii="Times New Roman" w:eastAsia="宋体" w:hAnsi="Times New Roman" w:cs="Times New Roman"/>
        </w:rPr>
        <w:t>可近似为函数</w:t>
      </w:r>
      <w:r w:rsidRPr="0031162D">
        <w:rPr>
          <w:rFonts w:ascii="Times New Roman" w:eastAsia="宋体" w:hAnsi="Times New Roman" w:cs="Times New Roman"/>
        </w:rPr>
        <w:t>h(x)</w:t>
      </w:r>
      <w:r w:rsidRPr="0031162D">
        <w:rPr>
          <w:rFonts w:ascii="Times New Roman" w:eastAsia="宋体" w:hAnsi="Times New Roman" w:cs="Times New Roman"/>
        </w:rPr>
        <w:t>的极小值位置，即当</w:t>
      </w:r>
      <m:oMath>
        <m:r>
          <w:rPr>
            <w:rFonts w:ascii="Cambria Math" w:eastAsia="宋体" w:hAnsi="Cambria Math" w:cs="Times New Roman"/>
          </w:rPr>
          <m:t>x=</m:t>
        </m:r>
        <m:sSub>
          <m:sSubPr>
            <m:ctrlPr>
              <w:rPr>
                <w:rFonts w:ascii="Cambria Math" w:eastAsia="宋体" w:hAnsi="Cambria Math" w:cs="Times New Roman"/>
                <w:i/>
              </w:rPr>
            </m:ctrlPr>
          </m:sSubPr>
          <m:e>
            <m:r>
              <w:rPr>
                <w:rFonts w:ascii="Cambria Math" w:eastAsia="宋体" w:hAnsi="Cambria Math" w:cs="Times New Roman"/>
              </w:rPr>
              <m:t>l</m:t>
            </m:r>
          </m:e>
          <m:sub>
            <m:r>
              <w:rPr>
                <w:rFonts w:ascii="Cambria Math" w:eastAsia="宋体" w:hAnsi="Cambria Math" w:cs="Times New Roman"/>
              </w:rPr>
              <m:t>0</m:t>
            </m:r>
          </m:sub>
        </m:sSub>
      </m:oMath>
      <w:r w:rsidRPr="0031162D">
        <w:rPr>
          <w:rFonts w:ascii="Times New Roman" w:eastAsia="宋体" w:hAnsi="Times New Roman" w:cs="Times New Roman"/>
        </w:rPr>
        <w:t>时，</w:t>
      </w:r>
      <m:oMath>
        <m:f>
          <m:fPr>
            <m:ctrlPr>
              <w:rPr>
                <w:rFonts w:ascii="Cambria Math" w:eastAsia="宋体" w:hAnsi="Cambria Math" w:cs="Times New Roman"/>
                <w:i/>
              </w:rPr>
            </m:ctrlPr>
          </m:fPr>
          <m:num>
            <m:r>
              <w:rPr>
                <w:rFonts w:ascii="Cambria Math" w:eastAsia="宋体" w:hAnsi="Cambria Math" w:cs="Times New Roman"/>
              </w:rPr>
              <m:t>∂h</m:t>
            </m:r>
            <m:d>
              <m:dPr>
                <m:ctrlPr>
                  <w:rPr>
                    <w:rFonts w:ascii="Cambria Math" w:eastAsia="宋体" w:hAnsi="Cambria Math" w:cs="Times New Roman"/>
                    <w:i/>
                  </w:rPr>
                </m:ctrlPr>
              </m:dPr>
              <m:e>
                <m:r>
                  <w:rPr>
                    <w:rFonts w:ascii="Cambria Math" w:eastAsia="宋体" w:hAnsi="Cambria Math" w:cs="Times New Roman"/>
                  </w:rPr>
                  <m:t>x</m:t>
                </m:r>
              </m:e>
            </m:d>
          </m:num>
          <m:den>
            <m:r>
              <w:rPr>
                <w:rFonts w:ascii="Cambria Math" w:eastAsia="宋体" w:hAnsi="Cambria Math" w:cs="Times New Roman"/>
              </w:rPr>
              <m:t>∂x</m:t>
            </m:r>
          </m:den>
        </m:f>
        <m:r>
          <w:rPr>
            <w:rFonts w:ascii="Cambria Math" w:eastAsia="宋体" w:hAnsi="Cambria Math" w:cs="Times New Roman"/>
          </w:rPr>
          <m:t>=0</m:t>
        </m:r>
      </m:oMath>
      <w:r w:rsidRPr="0031162D">
        <w:rPr>
          <w:rFonts w:ascii="Times New Roman" w:eastAsia="宋体" w:hAnsi="Times New Roman" w:cs="Times New Roman"/>
        </w:rPr>
        <w:t>。进一步地，若使</w:t>
      </w:r>
      <m:oMath>
        <m:r>
          <w:rPr>
            <w:rFonts w:ascii="Cambria Math" w:eastAsia="宋体" w:hAnsi="Cambria Math" w:cs="Times New Roman"/>
          </w:rPr>
          <m:t>x=</m:t>
        </m:r>
        <m:sSub>
          <m:sSubPr>
            <m:ctrlPr>
              <w:rPr>
                <w:rFonts w:ascii="Cambria Math" w:eastAsia="宋体" w:hAnsi="Cambria Math" w:cs="Times New Roman"/>
                <w:i/>
              </w:rPr>
            </m:ctrlPr>
          </m:sSubPr>
          <m:e>
            <m:r>
              <w:rPr>
                <w:rFonts w:ascii="Cambria Math" w:eastAsia="宋体" w:hAnsi="Cambria Math" w:cs="Times New Roman"/>
              </w:rPr>
              <m:t>l</m:t>
            </m:r>
          </m:e>
          <m:sub>
            <m:r>
              <w:rPr>
                <w:rFonts w:ascii="Cambria Math" w:eastAsia="宋体" w:hAnsi="Cambria Math" w:cs="Times New Roman"/>
              </w:rPr>
              <m:t>0</m:t>
            </m:r>
          </m:sub>
        </m:sSub>
      </m:oMath>
      <w:r w:rsidRPr="0031162D">
        <w:rPr>
          <w:rFonts w:ascii="Times New Roman" w:eastAsia="宋体" w:hAnsi="Times New Roman" w:cs="Times New Roman"/>
        </w:rPr>
        <w:t>处</w:t>
      </w:r>
      <m:oMath>
        <m:f>
          <m:fPr>
            <m:ctrlPr>
              <w:rPr>
                <w:rFonts w:ascii="Cambria Math" w:eastAsia="宋体" w:hAnsi="Cambria Math" w:cs="Times New Roman"/>
                <w:i/>
              </w:rPr>
            </m:ctrlPr>
          </m:fPr>
          <m:num>
            <m:r>
              <w:rPr>
                <w:rFonts w:ascii="Cambria Math" w:eastAsia="宋体" w:hAnsi="Cambria Math" w:cs="Times New Roman"/>
              </w:rPr>
              <m:t>∂h</m:t>
            </m:r>
            <m:d>
              <m:dPr>
                <m:ctrlPr>
                  <w:rPr>
                    <w:rFonts w:ascii="Cambria Math" w:eastAsia="宋体" w:hAnsi="Cambria Math" w:cs="Times New Roman"/>
                    <w:i/>
                  </w:rPr>
                </m:ctrlPr>
              </m:dPr>
              <m:e>
                <m:r>
                  <w:rPr>
                    <w:rFonts w:ascii="Cambria Math" w:eastAsia="宋体" w:hAnsi="Cambria Math" w:cs="Times New Roman"/>
                  </w:rPr>
                  <m:t>x</m:t>
                </m:r>
              </m:e>
            </m:d>
          </m:num>
          <m:den>
            <m:r>
              <w:rPr>
                <w:rFonts w:ascii="Cambria Math" w:eastAsia="宋体" w:hAnsi="Cambria Math" w:cs="Times New Roman"/>
              </w:rPr>
              <m:t>∂x</m:t>
            </m:r>
          </m:den>
        </m:f>
        <m:r>
          <w:rPr>
            <w:rFonts w:ascii="Cambria Math" w:eastAsia="宋体" w:hAnsi="Cambria Math" w:cs="Times New Roman"/>
          </w:rPr>
          <m:t>=0</m:t>
        </m:r>
      </m:oMath>
      <w:r w:rsidRPr="0031162D">
        <w:rPr>
          <w:rFonts w:ascii="Times New Roman" w:eastAsia="宋体" w:hAnsi="Times New Roman" w:cs="Times New Roman"/>
        </w:rPr>
        <w:t>，则必有</w:t>
      </w:r>
      <w:r w:rsidRPr="0031162D">
        <w:rPr>
          <w:rFonts w:ascii="Times New Roman" w:eastAsia="宋体" w:hAnsi="Times New Roman" w:cs="Times New Roman"/>
        </w:rPr>
        <w:t xml:space="preserve"> </w:t>
      </w:r>
      <m:oMath>
        <m:r>
          <w:rPr>
            <w:rFonts w:ascii="Cambria Math" w:eastAsia="宋体" w:hAnsi="Cambria Math" w:cs="Times New Roman"/>
          </w:rPr>
          <m:t>bk=0</m:t>
        </m:r>
      </m:oMath>
      <w:r w:rsidRPr="0031162D">
        <w:rPr>
          <w:rFonts w:ascii="Times New Roman" w:eastAsia="宋体" w:hAnsi="Times New Roman" w:cs="Times New Roman"/>
        </w:rPr>
        <w:t>，至此，出现三种情况：</w:t>
      </w:r>
    </w:p>
    <w:p w14:paraId="262FD245" w14:textId="77777777" w:rsidR="002D7329" w:rsidRPr="0031162D" w:rsidRDefault="00A21D5F">
      <w:pPr>
        <w:ind w:firstLineChars="202" w:firstLine="424"/>
        <w:jc w:val="left"/>
        <w:rPr>
          <w:rFonts w:ascii="Times New Roman" w:eastAsia="宋体" w:hAnsi="Times New Roman" w:cs="Times New Roman"/>
        </w:rPr>
      </w:pPr>
      <w:del w:id="192" w:author="XU" w:date="2018-09-26T15:04:00Z">
        <w:r w:rsidDel="00EE1282">
          <w:rPr>
            <w:rFonts w:ascii="Times New Roman" w:eastAsia="宋体" w:hAnsi="Times New Roman" w:cs="Times New Roman"/>
          </w:rPr>
          <w:delText>(</w:delText>
        </w:r>
      </w:del>
      <w:r w:rsidR="00772A79" w:rsidRPr="0031162D">
        <w:rPr>
          <w:rFonts w:ascii="Times New Roman" w:eastAsia="宋体" w:hAnsi="Times New Roman" w:cs="Times New Roman"/>
        </w:rPr>
        <w:t>1</w:t>
      </w:r>
      <w:r>
        <w:rPr>
          <w:rFonts w:ascii="Times New Roman" w:eastAsia="宋体" w:hAnsi="Times New Roman" w:cs="Times New Roman"/>
        </w:rPr>
        <w:t>)</w:t>
      </w:r>
      <m:oMath>
        <m:r>
          <w:rPr>
            <w:rFonts w:ascii="Cambria Math" w:eastAsia="宋体" w:hAnsi="Cambria Math" w:cs="Times New Roman"/>
          </w:rPr>
          <m:t>k=0</m:t>
        </m:r>
        <m:r>
          <m:rPr>
            <m:sty m:val="p"/>
          </m:rPr>
          <w:rPr>
            <w:rFonts w:ascii="Cambria Math" w:eastAsia="宋体" w:hAnsi="Cambria Math" w:cs="Times New Roman"/>
          </w:rPr>
          <m:t>，</m:t>
        </m:r>
        <m:r>
          <w:rPr>
            <w:rFonts w:ascii="Cambria Math" w:eastAsia="宋体" w:hAnsi="Cambria Math" w:cs="Times New Roman"/>
          </w:rPr>
          <m:t>b≠0</m:t>
        </m:r>
      </m:oMath>
      <w:r w:rsidR="00772A79" w:rsidRPr="0031162D">
        <w:rPr>
          <w:rFonts w:ascii="Times New Roman" w:eastAsia="宋体" w:hAnsi="Times New Roman" w:cs="Times New Roman"/>
        </w:rPr>
        <w:t>，则式</w:t>
      </w:r>
      <w:r>
        <w:rPr>
          <w:rFonts w:ascii="Times New Roman" w:eastAsia="宋体" w:hAnsi="Times New Roman" w:cs="Times New Roman"/>
        </w:rPr>
        <w:t>(</w:t>
      </w:r>
      <w:r w:rsidR="00772A79" w:rsidRPr="0031162D">
        <w:rPr>
          <w:rFonts w:ascii="Times New Roman" w:eastAsia="宋体" w:hAnsi="Times New Roman" w:cs="Times New Roman"/>
        </w:rPr>
        <w:t>4</w:t>
      </w:r>
      <w:r>
        <w:rPr>
          <w:rFonts w:ascii="Times New Roman" w:eastAsia="宋体" w:hAnsi="Times New Roman" w:cs="Times New Roman"/>
        </w:rPr>
        <w:t>)</w:t>
      </w:r>
      <w:r w:rsidR="00772A79" w:rsidRPr="0031162D">
        <w:rPr>
          <w:rFonts w:ascii="Times New Roman" w:eastAsia="宋体" w:hAnsi="Times New Roman" w:cs="Times New Roman"/>
        </w:rPr>
        <w:t>变为：</w:t>
      </w:r>
    </w:p>
    <w:p w14:paraId="13A25F56" w14:textId="77777777" w:rsidR="002D7329" w:rsidRPr="0031162D" w:rsidRDefault="008E5F6F" w:rsidP="000E779E">
      <w:pPr>
        <w:wordWrap w:val="0"/>
        <w:ind w:firstLineChars="202" w:firstLine="424"/>
        <w:jc w:val="right"/>
        <w:rPr>
          <w:rFonts w:ascii="Times New Roman" w:eastAsia="宋体" w:hAnsi="Times New Roman" w:cs="Times New Roman"/>
        </w:rPr>
      </w:pPr>
      <m:oMath>
        <m:sSub>
          <m:sSubPr>
            <m:ctrlPr>
              <w:rPr>
                <w:rFonts w:ascii="Cambria Math" w:eastAsia="宋体" w:hAnsi="Cambria Math" w:cs="Times New Roman"/>
                <w:i/>
              </w:rPr>
            </m:ctrlPr>
          </m:sSubPr>
          <m:e>
            <m:r>
              <w:rPr>
                <w:rFonts w:ascii="Cambria Math" w:eastAsia="宋体" w:hAnsi="Cambria Math" w:cs="Times New Roman"/>
              </w:rPr>
              <m:t>h</m:t>
            </m:r>
          </m:e>
          <m:sub>
            <m:r>
              <w:rPr>
                <w:rFonts w:ascii="Cambria Math" w:eastAsia="宋体" w:hAnsi="Cambria Math" w:cs="Times New Roman"/>
              </w:rPr>
              <m:t>1</m:t>
            </m:r>
          </m:sub>
        </m:sSub>
        <m:d>
          <m:dPr>
            <m:ctrlPr>
              <w:rPr>
                <w:rFonts w:ascii="Cambria Math" w:eastAsia="宋体" w:hAnsi="Cambria Math" w:cs="Times New Roman"/>
                <w:i/>
              </w:rPr>
            </m:ctrlPr>
          </m:dPr>
          <m:e>
            <m:r>
              <w:rPr>
                <w:rFonts w:ascii="Cambria Math" w:eastAsia="宋体" w:hAnsi="Cambria Math" w:cs="Times New Roman"/>
              </w:rPr>
              <m:t>x</m:t>
            </m:r>
          </m:e>
        </m:d>
        <m:r>
          <w:rPr>
            <w:rFonts w:ascii="Cambria Math" w:eastAsia="宋体" w:hAnsi="Cambria Math" w:cs="Times New Roman"/>
          </w:rPr>
          <m:t>=</m:t>
        </m:r>
        <m:f>
          <m:fPr>
            <m:ctrlPr>
              <w:rPr>
                <w:rFonts w:ascii="Cambria Math" w:eastAsia="宋体" w:hAnsi="Cambria Math" w:cs="Times New Roman"/>
                <w:i/>
              </w:rPr>
            </m:ctrlPr>
          </m:fPr>
          <m:num>
            <m:r>
              <w:rPr>
                <w:rFonts w:ascii="Cambria Math" w:eastAsia="宋体" w:hAnsi="Cambria Math" w:cs="Times New Roman"/>
              </w:rPr>
              <m:t>a</m:t>
            </m:r>
            <m:sSup>
              <m:sSupPr>
                <m:ctrlPr>
                  <w:rPr>
                    <w:rFonts w:ascii="Cambria Math" w:eastAsia="宋体" w:hAnsi="Cambria Math" w:cs="Times New Roman"/>
                    <w:i/>
                  </w:rPr>
                </m:ctrlPr>
              </m:sSupPr>
              <m:e>
                <m:d>
                  <m:dPr>
                    <m:ctrlPr>
                      <w:rPr>
                        <w:rFonts w:ascii="Cambria Math" w:eastAsia="宋体" w:hAnsi="Cambria Math" w:cs="Times New Roman"/>
                        <w:i/>
                      </w:rPr>
                    </m:ctrlPr>
                  </m:dPr>
                  <m:e>
                    <m:r>
                      <w:rPr>
                        <w:rFonts w:ascii="Cambria Math" w:eastAsia="宋体" w:hAnsi="Cambria Math" w:cs="Times New Roman"/>
                      </w:rPr>
                      <m:t>x-</m:t>
                    </m:r>
                    <m:sSub>
                      <m:sSubPr>
                        <m:ctrlPr>
                          <w:rPr>
                            <w:rFonts w:ascii="Cambria Math" w:eastAsia="宋体" w:hAnsi="Cambria Math" w:cs="Times New Roman"/>
                            <w:i/>
                          </w:rPr>
                        </m:ctrlPr>
                      </m:sSubPr>
                      <m:e>
                        <m:r>
                          <w:rPr>
                            <w:rFonts w:ascii="Cambria Math" w:eastAsia="宋体" w:hAnsi="Cambria Math" w:cs="Times New Roman"/>
                          </w:rPr>
                          <m:t>l</m:t>
                        </m:r>
                      </m:e>
                      <m:sub>
                        <m:r>
                          <w:rPr>
                            <w:rFonts w:ascii="Cambria Math" w:eastAsia="宋体" w:hAnsi="Cambria Math" w:cs="Times New Roman"/>
                          </w:rPr>
                          <m:t>0</m:t>
                        </m:r>
                      </m:sub>
                    </m:sSub>
                  </m:e>
                </m:d>
              </m:e>
              <m:sup>
                <m:r>
                  <w:rPr>
                    <w:rFonts w:ascii="Cambria Math" w:eastAsia="宋体" w:hAnsi="Cambria Math" w:cs="Times New Roman"/>
                  </w:rPr>
                  <m:t>2</m:t>
                </m:r>
              </m:sup>
            </m:sSup>
            <m:r>
              <w:rPr>
                <w:rFonts w:ascii="Cambria Math" w:eastAsia="宋体" w:hAnsi="Cambria Math" w:cs="Times New Roman"/>
              </w:rPr>
              <m:t>+b</m:t>
            </m:r>
          </m:num>
          <m:den>
            <m:r>
              <w:rPr>
                <w:rFonts w:ascii="Cambria Math" w:eastAsia="宋体" w:hAnsi="Cambria Math" w:cs="Times New Roman"/>
              </w:rPr>
              <m:t>2</m:t>
            </m:r>
          </m:den>
        </m:f>
      </m:oMath>
      <w:r w:rsidR="00772A79" w:rsidRPr="0031162D">
        <w:rPr>
          <w:rFonts w:ascii="Times New Roman" w:eastAsia="宋体" w:hAnsi="Times New Roman" w:cs="Times New Roman"/>
        </w:rPr>
        <w:t xml:space="preserve">                           </w:t>
      </w:r>
      <w:r w:rsidR="000E779E" w:rsidRPr="0031162D">
        <w:rPr>
          <w:rFonts w:ascii="Times New Roman" w:eastAsia="宋体" w:hAnsi="Times New Roman" w:cs="Times New Roman"/>
        </w:rPr>
        <w:t xml:space="preserve">   </w:t>
      </w:r>
      <w:r w:rsidR="00A21D5F">
        <w:rPr>
          <w:rFonts w:ascii="Times New Roman" w:eastAsia="宋体" w:hAnsi="Times New Roman" w:cs="Times New Roman"/>
        </w:rPr>
        <w:t>(</w:t>
      </w:r>
      <w:r w:rsidR="00E0145C" w:rsidRPr="0031162D">
        <w:rPr>
          <w:rFonts w:ascii="Times New Roman" w:eastAsia="宋体" w:hAnsi="Times New Roman" w:cs="Times New Roman"/>
        </w:rPr>
        <w:t>14</w:t>
      </w:r>
      <w:r w:rsidR="00A21D5F">
        <w:rPr>
          <w:rFonts w:ascii="Times New Roman" w:eastAsia="宋体" w:hAnsi="Times New Roman" w:cs="Times New Roman"/>
        </w:rPr>
        <w:t>)</w:t>
      </w:r>
    </w:p>
    <w:p w14:paraId="5730178B" w14:textId="77777777" w:rsidR="002D7329" w:rsidRPr="0031162D" w:rsidRDefault="00772A79">
      <w:pPr>
        <w:ind w:firstLineChars="202" w:firstLine="424"/>
        <w:jc w:val="left"/>
        <w:rPr>
          <w:rFonts w:ascii="Times New Roman" w:eastAsia="宋体" w:hAnsi="Times New Roman" w:cs="Times New Roman"/>
          <w:i/>
        </w:rPr>
      </w:pPr>
      <w:r w:rsidRPr="0031162D">
        <w:rPr>
          <w:rFonts w:ascii="Times New Roman" w:eastAsia="宋体" w:hAnsi="Times New Roman" w:cs="Times New Roman"/>
        </w:rPr>
        <w:t>由式</w:t>
      </w:r>
      <w:r w:rsidR="00A21D5F">
        <w:rPr>
          <w:rFonts w:ascii="Times New Roman" w:eastAsia="宋体" w:hAnsi="Times New Roman" w:cs="Times New Roman"/>
        </w:rPr>
        <w:t>(</w:t>
      </w:r>
      <w:r w:rsidRPr="0031162D">
        <w:rPr>
          <w:rFonts w:ascii="Times New Roman" w:eastAsia="宋体" w:hAnsi="Times New Roman" w:cs="Times New Roman"/>
        </w:rPr>
        <w:t>1</w:t>
      </w:r>
      <w:ins w:id="193" w:author="XU" w:date="2018-09-26T15:04:00Z">
        <w:r w:rsidR="00EE1282">
          <w:rPr>
            <w:rFonts w:ascii="Times New Roman" w:eastAsia="宋体" w:hAnsi="Times New Roman" w:cs="Times New Roman" w:hint="eastAsia"/>
          </w:rPr>
          <w:t>4</w:t>
        </w:r>
      </w:ins>
      <w:del w:id="194" w:author="XU" w:date="2018-09-26T15:04:00Z">
        <w:r w:rsidRPr="0031162D" w:rsidDel="00EE1282">
          <w:rPr>
            <w:rFonts w:ascii="Times New Roman" w:eastAsia="宋体" w:hAnsi="Times New Roman" w:cs="Times New Roman"/>
          </w:rPr>
          <w:delText>7</w:delText>
        </w:r>
      </w:del>
      <w:r w:rsidR="00A21D5F">
        <w:rPr>
          <w:rFonts w:ascii="Times New Roman" w:eastAsia="宋体" w:hAnsi="Times New Roman" w:cs="Times New Roman"/>
        </w:rPr>
        <w:t>)</w:t>
      </w:r>
      <w:r w:rsidRPr="0031162D">
        <w:rPr>
          <w:rFonts w:ascii="Times New Roman" w:eastAsia="宋体" w:hAnsi="Times New Roman" w:cs="Times New Roman"/>
        </w:rPr>
        <w:t>可知，茧丝纤度曲线函数蜕变为二次函数，其中</w:t>
      </w:r>
      <w:del w:id="195" w:author="XU" w:date="2018-09-26T15:05:00Z">
        <w:r w:rsidRPr="0031162D" w:rsidDel="00EE1282">
          <w:rPr>
            <w:rFonts w:ascii="Times New Roman" w:eastAsia="宋体" w:hAnsi="Times New Roman" w:cs="Times New Roman"/>
          </w:rPr>
          <w:delText>：</w:delText>
        </w:r>
      </w:del>
      <m:oMath>
        <m:sSub>
          <m:sSubPr>
            <m:ctrlPr>
              <w:rPr>
                <w:rFonts w:ascii="Cambria Math" w:eastAsia="宋体" w:hAnsi="Cambria Math" w:cs="Times New Roman"/>
                <w:i/>
              </w:rPr>
            </m:ctrlPr>
          </m:sSubPr>
          <m:e>
            <m:r>
              <w:rPr>
                <w:rFonts w:ascii="Cambria Math" w:eastAsia="宋体" w:hAnsi="Cambria Math" w:cs="Times New Roman"/>
              </w:rPr>
              <m:t>h</m:t>
            </m:r>
          </m:e>
          <m:sub>
            <m:r>
              <w:rPr>
                <w:rFonts w:ascii="Cambria Math" w:eastAsia="宋体" w:hAnsi="Cambria Math" w:cs="Times New Roman"/>
              </w:rPr>
              <m:t>1</m:t>
            </m:r>
          </m:sub>
        </m:sSub>
        <m:d>
          <m:dPr>
            <m:ctrlPr>
              <w:rPr>
                <w:rFonts w:ascii="Cambria Math" w:eastAsia="宋体" w:hAnsi="Cambria Math" w:cs="Times New Roman"/>
                <w:i/>
              </w:rPr>
            </m:ctrlPr>
          </m:dPr>
          <m:e>
            <m:r>
              <w:rPr>
                <w:rFonts w:ascii="Cambria Math" w:eastAsia="宋体" w:hAnsi="Cambria Math" w:cs="Times New Roman"/>
              </w:rPr>
              <m:t>0</m:t>
            </m:r>
          </m:e>
        </m:d>
        <m:r>
          <w:rPr>
            <w:rFonts w:ascii="Cambria Math" w:eastAsia="宋体" w:hAnsi="Cambria Math" w:cs="Times New Roman"/>
          </w:rPr>
          <m:t>=</m:t>
        </m:r>
        <m:f>
          <m:fPr>
            <m:ctrlPr>
              <w:rPr>
                <w:rFonts w:ascii="Cambria Math" w:eastAsia="宋体" w:hAnsi="Cambria Math" w:cs="Times New Roman"/>
                <w:i/>
              </w:rPr>
            </m:ctrlPr>
          </m:fPr>
          <m:num>
            <m:r>
              <w:rPr>
                <w:rFonts w:ascii="Cambria Math" w:eastAsia="宋体" w:hAnsi="Cambria Math" w:cs="Times New Roman"/>
              </w:rPr>
              <m:t>a</m:t>
            </m:r>
            <m:sSup>
              <m:sSupPr>
                <m:ctrlPr>
                  <w:rPr>
                    <w:rFonts w:ascii="Cambria Math" w:eastAsia="宋体" w:hAnsi="Cambria Math" w:cs="Times New Roman"/>
                    <w:i/>
                  </w:rPr>
                </m:ctrlPr>
              </m:sSupPr>
              <m:e>
                <m:sSub>
                  <m:sSubPr>
                    <m:ctrlPr>
                      <w:rPr>
                        <w:rFonts w:ascii="Cambria Math" w:eastAsia="宋体" w:hAnsi="Cambria Math" w:cs="Times New Roman"/>
                        <w:i/>
                      </w:rPr>
                    </m:ctrlPr>
                  </m:sSubPr>
                  <m:e>
                    <m:r>
                      <w:rPr>
                        <w:rFonts w:ascii="Cambria Math" w:eastAsia="宋体" w:hAnsi="Cambria Math" w:cs="Times New Roman"/>
                      </w:rPr>
                      <m:t>l</m:t>
                    </m:r>
                  </m:e>
                  <m:sub>
                    <m:r>
                      <w:rPr>
                        <w:rFonts w:ascii="Cambria Math" w:eastAsia="宋体" w:hAnsi="Cambria Math" w:cs="Times New Roman"/>
                      </w:rPr>
                      <m:t>0</m:t>
                    </m:r>
                  </m:sub>
                </m:sSub>
              </m:e>
              <m:sup>
                <m:r>
                  <w:rPr>
                    <w:rFonts w:ascii="Cambria Math" w:eastAsia="宋体" w:hAnsi="Cambria Math" w:cs="Times New Roman"/>
                  </w:rPr>
                  <m:t>2</m:t>
                </m:r>
              </m:sup>
            </m:sSup>
            <m:r>
              <w:rPr>
                <w:rFonts w:ascii="Cambria Math" w:eastAsia="宋体" w:hAnsi="Cambria Math" w:cs="Times New Roman"/>
              </w:rPr>
              <m:t>+b</m:t>
            </m:r>
          </m:num>
          <m:den>
            <m:r>
              <w:rPr>
                <w:rFonts w:ascii="Cambria Math" w:eastAsia="宋体" w:hAnsi="Cambria Math" w:cs="Times New Roman"/>
              </w:rPr>
              <m:t>2</m:t>
            </m:r>
          </m:den>
        </m:f>
      </m:oMath>
      <w:r w:rsidRPr="0031162D">
        <w:rPr>
          <w:rFonts w:ascii="Times New Roman" w:eastAsia="宋体" w:hAnsi="Times New Roman" w:cs="Times New Roman"/>
        </w:rPr>
        <w:t>、</w:t>
      </w:r>
      <m:oMath>
        <m:sSub>
          <m:sSubPr>
            <m:ctrlPr>
              <w:rPr>
                <w:rFonts w:ascii="Cambria Math" w:eastAsia="宋体" w:hAnsi="Cambria Math" w:cs="Times New Roman"/>
                <w:i/>
              </w:rPr>
            </m:ctrlPr>
          </m:sSubPr>
          <m:e>
            <m:r>
              <w:rPr>
                <w:rFonts w:ascii="Cambria Math" w:eastAsia="宋体" w:hAnsi="Cambria Math" w:cs="Times New Roman"/>
              </w:rPr>
              <m:t>h</m:t>
            </m:r>
          </m:e>
          <m:sub>
            <m:r>
              <w:rPr>
                <w:rFonts w:ascii="Cambria Math" w:eastAsia="宋体" w:hAnsi="Cambria Math" w:cs="Times New Roman"/>
              </w:rPr>
              <m:t>1</m:t>
            </m:r>
          </m:sub>
        </m:sSub>
        <m:d>
          <m:dPr>
            <m:ctrlPr>
              <w:rPr>
                <w:rFonts w:ascii="Cambria Math" w:eastAsia="宋体" w:hAnsi="Cambria Math" w:cs="Times New Roman"/>
                <w:i/>
              </w:rPr>
            </m:ctrlPr>
          </m:dPr>
          <m:e>
            <m:sSub>
              <m:sSubPr>
                <m:ctrlPr>
                  <w:rPr>
                    <w:rFonts w:ascii="Cambria Math" w:eastAsia="宋体" w:hAnsi="Cambria Math" w:cs="Times New Roman"/>
                    <w:i/>
                  </w:rPr>
                </m:ctrlPr>
              </m:sSubPr>
              <m:e>
                <m:r>
                  <w:rPr>
                    <w:rFonts w:ascii="Cambria Math" w:eastAsia="宋体" w:hAnsi="Cambria Math" w:cs="Times New Roman"/>
                  </w:rPr>
                  <m:t>L</m:t>
                </m:r>
              </m:e>
              <m:sub>
                <m:r>
                  <w:rPr>
                    <w:rFonts w:ascii="Cambria Math" w:eastAsia="宋体" w:hAnsi="Cambria Math" w:cs="Times New Roman"/>
                  </w:rPr>
                  <m:t>s</m:t>
                </m:r>
              </m:sub>
            </m:sSub>
          </m:e>
        </m:d>
        <m:r>
          <w:rPr>
            <w:rFonts w:ascii="Cambria Math" w:eastAsia="宋体" w:hAnsi="Cambria Math" w:cs="Times New Roman"/>
          </w:rPr>
          <m:t>=</m:t>
        </m:r>
        <m:f>
          <m:fPr>
            <m:ctrlPr>
              <w:rPr>
                <w:rFonts w:ascii="Cambria Math" w:eastAsia="宋体" w:hAnsi="Cambria Math" w:cs="Times New Roman"/>
                <w:i/>
              </w:rPr>
            </m:ctrlPr>
          </m:fPr>
          <m:num>
            <m:r>
              <w:rPr>
                <w:rFonts w:ascii="Cambria Math" w:eastAsia="宋体" w:hAnsi="Cambria Math" w:cs="Times New Roman"/>
              </w:rPr>
              <m:t>a</m:t>
            </m:r>
            <m:sSup>
              <m:sSupPr>
                <m:ctrlPr>
                  <w:rPr>
                    <w:rFonts w:ascii="Cambria Math" w:eastAsia="宋体" w:hAnsi="Cambria Math" w:cs="Times New Roman"/>
                    <w:i/>
                  </w:rPr>
                </m:ctrlPr>
              </m:sSupPr>
              <m:e>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L</m:t>
                    </m:r>
                  </m:e>
                  <m:sub>
                    <m:r>
                      <w:rPr>
                        <w:rFonts w:ascii="Cambria Math" w:eastAsia="宋体" w:hAnsi="Cambria Math" w:cs="Times New Roman"/>
                      </w:rPr>
                      <m:t>s</m:t>
                    </m:r>
                  </m:sub>
                </m:sSub>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l</m:t>
                    </m:r>
                  </m:e>
                  <m:sub>
                    <m:r>
                      <w:rPr>
                        <w:rFonts w:ascii="Cambria Math" w:eastAsia="宋体" w:hAnsi="Cambria Math" w:cs="Times New Roman"/>
                      </w:rPr>
                      <m:t>0</m:t>
                    </m:r>
                  </m:sub>
                </m:sSub>
                <m:r>
                  <w:rPr>
                    <w:rFonts w:ascii="Cambria Math" w:eastAsia="宋体" w:hAnsi="Cambria Math" w:cs="Times New Roman"/>
                  </w:rPr>
                  <m:t>)</m:t>
                </m:r>
              </m:e>
              <m:sup>
                <m:r>
                  <w:rPr>
                    <w:rFonts w:ascii="Cambria Math" w:eastAsia="宋体" w:hAnsi="Cambria Math" w:cs="Times New Roman"/>
                  </w:rPr>
                  <m:t>2</m:t>
                </m:r>
              </m:sup>
            </m:sSup>
            <m:r>
              <w:rPr>
                <w:rFonts w:ascii="Cambria Math" w:eastAsia="宋体" w:hAnsi="Cambria Math" w:cs="Times New Roman"/>
              </w:rPr>
              <m:t>+b</m:t>
            </m:r>
          </m:num>
          <m:den>
            <m:r>
              <w:rPr>
                <w:rFonts w:ascii="Cambria Math" w:eastAsia="宋体" w:hAnsi="Cambria Math" w:cs="Times New Roman"/>
              </w:rPr>
              <m:t>2</m:t>
            </m:r>
          </m:den>
        </m:f>
      </m:oMath>
      <w:r w:rsidR="002463FA" w:rsidRPr="0031162D">
        <w:rPr>
          <w:rFonts w:ascii="Times New Roman" w:eastAsia="宋体" w:hAnsi="Times New Roman" w:cs="Times New Roman"/>
        </w:rPr>
        <w:t>。</w:t>
      </w:r>
    </w:p>
    <w:p w14:paraId="6B041D44" w14:textId="77777777" w:rsidR="002D7329" w:rsidRPr="0031162D" w:rsidRDefault="00772A79">
      <w:pPr>
        <w:ind w:firstLineChars="202" w:firstLine="424"/>
        <w:rPr>
          <w:rFonts w:ascii="Times New Roman" w:eastAsia="宋体" w:hAnsi="Times New Roman" w:cs="Times New Roman"/>
        </w:rPr>
      </w:pPr>
      <w:r w:rsidRPr="0031162D">
        <w:rPr>
          <w:rFonts w:ascii="Times New Roman" w:eastAsia="宋体" w:hAnsi="Times New Roman" w:cs="Times New Roman"/>
        </w:rPr>
        <w:t>此时</w:t>
      </w:r>
      <w:r w:rsidR="0092056E" w:rsidRPr="0031162D">
        <w:rPr>
          <w:rFonts w:ascii="Times New Roman" w:eastAsia="宋体" w:hAnsi="Times New Roman" w:cs="Times New Roman"/>
        </w:rPr>
        <w:t>，</w:t>
      </w:r>
      <w:r w:rsidRPr="0031162D">
        <w:rPr>
          <w:rFonts w:ascii="Times New Roman" w:eastAsia="宋体" w:hAnsi="Times New Roman" w:cs="Times New Roman"/>
        </w:rPr>
        <w:t>可假设</w:t>
      </w:r>
      <m:oMath>
        <m:sSub>
          <m:sSubPr>
            <m:ctrlPr>
              <w:rPr>
                <w:rFonts w:ascii="Cambria Math" w:eastAsia="宋体" w:hAnsi="Cambria Math" w:cs="Times New Roman"/>
              </w:rPr>
            </m:ctrlPr>
          </m:sSubPr>
          <m:e>
            <m:r>
              <w:rPr>
                <w:rFonts w:ascii="Cambria Math" w:eastAsia="宋体" w:hAnsi="Cambria Math" w:cs="Times New Roman"/>
              </w:rPr>
              <m:t>l</m:t>
            </m:r>
          </m:e>
          <m:sub>
            <m:r>
              <w:rPr>
                <w:rFonts w:ascii="Cambria Math" w:eastAsia="宋体" w:hAnsi="Cambria Math" w:cs="Times New Roman"/>
              </w:rPr>
              <m:t>0</m:t>
            </m:r>
          </m:sub>
        </m:sSub>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L</m:t>
            </m:r>
          </m:e>
          <m:sub>
            <m:r>
              <w:rPr>
                <w:rFonts w:ascii="Cambria Math" w:eastAsia="宋体" w:hAnsi="Cambria Math" w:cs="Times New Roman"/>
              </w:rPr>
              <m:t>s</m:t>
            </m:r>
          </m:sub>
        </m:sSub>
      </m:oMath>
      <w:r w:rsidRPr="0031162D">
        <w:rPr>
          <w:rFonts w:ascii="Times New Roman" w:eastAsia="宋体" w:hAnsi="Times New Roman" w:cs="Times New Roman"/>
        </w:rPr>
        <w:t>，则</w:t>
      </w:r>
      <w:r w:rsidRPr="0031162D">
        <w:rPr>
          <w:rFonts w:ascii="Times New Roman" w:eastAsia="宋体" w:hAnsi="Times New Roman" w:cs="Times New Roman"/>
        </w:rPr>
        <w:t xml:space="preserve"> </w:t>
      </w:r>
      <m:oMath>
        <m:r>
          <w:rPr>
            <w:rFonts w:ascii="Cambria Math" w:eastAsia="宋体" w:hAnsi="Cambria Math" w:cs="Times New Roman"/>
          </w:rPr>
          <m:t>b=2</m:t>
        </m:r>
        <m:sSub>
          <m:sSubPr>
            <m:ctrlPr>
              <w:rPr>
                <w:rFonts w:ascii="Cambria Math" w:eastAsia="宋体" w:hAnsi="Cambria Math" w:cs="Times New Roman"/>
                <w:i/>
              </w:rPr>
            </m:ctrlPr>
          </m:sSubPr>
          <m:e>
            <m:r>
              <w:rPr>
                <w:rFonts w:ascii="Cambria Math" w:eastAsia="宋体" w:hAnsi="Cambria Math" w:cs="Times New Roman"/>
              </w:rPr>
              <m:t>h</m:t>
            </m:r>
          </m:e>
          <m:sub>
            <m:r>
              <w:rPr>
                <w:rFonts w:ascii="Cambria Math" w:eastAsia="宋体" w:hAnsi="Cambria Math" w:cs="Times New Roman"/>
              </w:rPr>
              <m:t>1</m:t>
            </m:r>
          </m:sub>
        </m:sSub>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L</m:t>
            </m:r>
          </m:e>
          <m:sub>
            <m:r>
              <w:rPr>
                <w:rFonts w:ascii="Cambria Math" w:eastAsia="宋体" w:hAnsi="Cambria Math" w:cs="Times New Roman"/>
              </w:rPr>
              <m:t>s</m:t>
            </m:r>
          </m:sub>
        </m:sSub>
        <m:r>
          <w:rPr>
            <w:rFonts w:ascii="Cambria Math" w:eastAsia="宋体" w:hAnsi="Cambria Math" w:cs="Times New Roman"/>
          </w:rPr>
          <m:t>)</m:t>
        </m:r>
      </m:oMath>
      <w:r w:rsidRPr="0031162D">
        <w:rPr>
          <w:rFonts w:ascii="Times New Roman" w:eastAsia="宋体" w:hAnsi="Times New Roman" w:cs="Times New Roman"/>
        </w:rPr>
        <w:t>，</w:t>
      </w:r>
      <m:oMath>
        <m:r>
          <w:rPr>
            <w:rFonts w:ascii="Cambria Math" w:eastAsia="宋体" w:hAnsi="Cambria Math" w:cs="Times New Roman"/>
          </w:rPr>
          <m:t>a=</m:t>
        </m:r>
        <m:f>
          <m:fPr>
            <m:ctrlPr>
              <w:rPr>
                <w:rFonts w:ascii="Cambria Math" w:eastAsia="宋体" w:hAnsi="Cambria Math" w:cs="Times New Roman"/>
                <w:i/>
              </w:rPr>
            </m:ctrlPr>
          </m:fPr>
          <m:num>
            <m:r>
              <w:rPr>
                <w:rFonts w:ascii="Cambria Math" w:eastAsia="宋体" w:hAnsi="Cambria Math" w:cs="Times New Roman"/>
              </w:rPr>
              <m:t>(2</m:t>
            </m:r>
            <m:sSub>
              <m:sSubPr>
                <m:ctrlPr>
                  <w:rPr>
                    <w:rFonts w:ascii="Cambria Math" w:eastAsia="宋体" w:hAnsi="Cambria Math" w:cs="Times New Roman"/>
                    <w:i/>
                  </w:rPr>
                </m:ctrlPr>
              </m:sSubPr>
              <m:e>
                <m:r>
                  <w:rPr>
                    <w:rFonts w:ascii="Cambria Math" w:eastAsia="宋体" w:hAnsi="Cambria Math" w:cs="Times New Roman"/>
                  </w:rPr>
                  <m:t>h</m:t>
                </m:r>
              </m:e>
              <m:sub>
                <m:r>
                  <w:rPr>
                    <w:rFonts w:ascii="Cambria Math" w:eastAsia="宋体" w:hAnsi="Cambria Math" w:cs="Times New Roman"/>
                  </w:rPr>
                  <m:t>1</m:t>
                </m:r>
              </m:sub>
            </m:sSub>
            <m:d>
              <m:dPr>
                <m:ctrlPr>
                  <w:rPr>
                    <w:rFonts w:ascii="Cambria Math" w:eastAsia="宋体" w:hAnsi="Cambria Math" w:cs="Times New Roman"/>
                    <w:i/>
                  </w:rPr>
                </m:ctrlPr>
              </m:dPr>
              <m:e>
                <m:r>
                  <w:rPr>
                    <w:rFonts w:ascii="Cambria Math" w:eastAsia="宋体" w:hAnsi="Cambria Math" w:cs="Times New Roman"/>
                  </w:rPr>
                  <m:t>0</m:t>
                </m:r>
              </m:e>
            </m:d>
            <m:r>
              <w:rPr>
                <w:rFonts w:ascii="Cambria Math" w:eastAsia="宋体" w:hAnsi="Cambria Math" w:cs="Times New Roman"/>
              </w:rPr>
              <m:t>-2</m:t>
            </m:r>
            <m:sSub>
              <m:sSubPr>
                <m:ctrlPr>
                  <w:rPr>
                    <w:rFonts w:ascii="Cambria Math" w:eastAsia="宋体" w:hAnsi="Cambria Math" w:cs="Times New Roman"/>
                    <w:i/>
                  </w:rPr>
                </m:ctrlPr>
              </m:sSubPr>
              <m:e>
                <m:r>
                  <w:rPr>
                    <w:rFonts w:ascii="Cambria Math" w:eastAsia="宋体" w:hAnsi="Cambria Math" w:cs="Times New Roman"/>
                  </w:rPr>
                  <m:t>h</m:t>
                </m:r>
              </m:e>
              <m:sub>
                <m:r>
                  <w:rPr>
                    <w:rFonts w:ascii="Cambria Math" w:eastAsia="宋体" w:hAnsi="Cambria Math" w:cs="Times New Roman"/>
                  </w:rPr>
                  <m:t>1</m:t>
                </m:r>
              </m:sub>
            </m:sSub>
            <m:d>
              <m:dPr>
                <m:ctrlPr>
                  <w:rPr>
                    <w:rFonts w:ascii="Cambria Math" w:eastAsia="宋体" w:hAnsi="Cambria Math" w:cs="Times New Roman"/>
                    <w:i/>
                  </w:rPr>
                </m:ctrlPr>
              </m:dPr>
              <m:e>
                <m:sSub>
                  <m:sSubPr>
                    <m:ctrlPr>
                      <w:rPr>
                        <w:rFonts w:ascii="Cambria Math" w:eastAsia="宋体" w:hAnsi="Cambria Math" w:cs="Times New Roman"/>
                        <w:i/>
                      </w:rPr>
                    </m:ctrlPr>
                  </m:sSubPr>
                  <m:e>
                    <m:r>
                      <w:rPr>
                        <w:rFonts w:ascii="Cambria Math" w:eastAsia="宋体" w:hAnsi="Cambria Math" w:cs="Times New Roman"/>
                      </w:rPr>
                      <m:t>L</m:t>
                    </m:r>
                  </m:e>
                  <m:sub>
                    <m:r>
                      <w:rPr>
                        <w:rFonts w:ascii="Cambria Math" w:eastAsia="宋体" w:hAnsi="Cambria Math" w:cs="Times New Roman"/>
                      </w:rPr>
                      <m:t>s</m:t>
                    </m:r>
                  </m:sub>
                </m:sSub>
              </m:e>
            </m:d>
            <m:r>
              <w:rPr>
                <w:rFonts w:ascii="Cambria Math" w:eastAsia="宋体" w:hAnsi="Cambria Math" w:cs="Times New Roman"/>
              </w:rPr>
              <m:t>)</m:t>
            </m:r>
          </m:num>
          <m:den>
            <m:sSup>
              <m:sSupPr>
                <m:ctrlPr>
                  <w:rPr>
                    <w:rFonts w:ascii="Cambria Math" w:eastAsia="宋体" w:hAnsi="Cambria Math" w:cs="Times New Roman"/>
                    <w:i/>
                  </w:rPr>
                </m:ctrlPr>
              </m:sSupPr>
              <m:e>
                <m:sSub>
                  <m:sSubPr>
                    <m:ctrlPr>
                      <w:rPr>
                        <w:rFonts w:ascii="Cambria Math" w:eastAsia="宋体" w:hAnsi="Cambria Math" w:cs="Times New Roman"/>
                        <w:i/>
                      </w:rPr>
                    </m:ctrlPr>
                  </m:sSubPr>
                  <m:e>
                    <m:r>
                      <w:rPr>
                        <w:rFonts w:ascii="Cambria Math" w:eastAsia="宋体" w:hAnsi="Cambria Math" w:cs="Times New Roman"/>
                      </w:rPr>
                      <m:t>L</m:t>
                    </m:r>
                  </m:e>
                  <m:sub>
                    <m:r>
                      <w:rPr>
                        <w:rFonts w:ascii="Cambria Math" w:eastAsia="宋体" w:hAnsi="Cambria Math" w:cs="Times New Roman"/>
                      </w:rPr>
                      <m:t>s</m:t>
                    </m:r>
                  </m:sub>
                </m:sSub>
              </m:e>
              <m:sup>
                <m:r>
                  <w:rPr>
                    <w:rFonts w:ascii="Cambria Math" w:eastAsia="宋体" w:hAnsi="Cambria Math" w:cs="Times New Roman"/>
                  </w:rPr>
                  <m:t>2</m:t>
                </m:r>
              </m:sup>
            </m:sSup>
          </m:den>
        </m:f>
      </m:oMath>
      <w:r w:rsidRPr="0031162D">
        <w:rPr>
          <w:rFonts w:ascii="Times New Roman" w:eastAsia="宋体" w:hAnsi="Times New Roman" w:cs="Times New Roman"/>
        </w:rPr>
        <w:t>。</w:t>
      </w:r>
    </w:p>
    <w:p w14:paraId="17E39784" w14:textId="77777777" w:rsidR="002D7329" w:rsidRPr="0031162D" w:rsidRDefault="00A21D5F">
      <w:pPr>
        <w:ind w:firstLineChars="202" w:firstLine="424"/>
        <w:rPr>
          <w:rFonts w:ascii="Times New Roman" w:eastAsia="宋体" w:hAnsi="Times New Roman" w:cs="Times New Roman"/>
        </w:rPr>
      </w:pPr>
      <w:del w:id="196" w:author="XU" w:date="2018-09-26T15:05:00Z">
        <w:r w:rsidDel="00EE1282">
          <w:rPr>
            <w:rFonts w:ascii="Times New Roman" w:eastAsia="宋体" w:hAnsi="Times New Roman" w:cs="Times New Roman"/>
          </w:rPr>
          <w:delText>(</w:delText>
        </w:r>
      </w:del>
      <w:r w:rsidR="00772A79" w:rsidRPr="0031162D">
        <w:rPr>
          <w:rFonts w:ascii="Times New Roman" w:eastAsia="宋体" w:hAnsi="Times New Roman" w:cs="Times New Roman"/>
        </w:rPr>
        <w:t>2</w:t>
      </w:r>
      <w:r>
        <w:rPr>
          <w:rFonts w:ascii="Times New Roman" w:eastAsia="宋体" w:hAnsi="Times New Roman" w:cs="Times New Roman"/>
        </w:rPr>
        <w:t>)</w:t>
      </w:r>
      <m:oMath>
        <m:r>
          <w:rPr>
            <w:rFonts w:ascii="Cambria Math" w:eastAsia="宋体" w:hAnsi="Cambria Math" w:cs="Times New Roman"/>
          </w:rPr>
          <m:t>k=0</m:t>
        </m:r>
        <m:r>
          <m:rPr>
            <m:sty m:val="p"/>
          </m:rPr>
          <w:rPr>
            <w:rFonts w:ascii="Cambria Math" w:eastAsia="宋体" w:hAnsi="Cambria Math" w:cs="Times New Roman"/>
          </w:rPr>
          <m:t>，</m:t>
        </m:r>
        <m:r>
          <w:rPr>
            <w:rFonts w:ascii="Cambria Math" w:eastAsia="宋体" w:hAnsi="Cambria Math" w:cs="Times New Roman"/>
          </w:rPr>
          <m:t>b=0</m:t>
        </m:r>
      </m:oMath>
      <w:r w:rsidR="00772A79" w:rsidRPr="0031162D">
        <w:rPr>
          <w:rFonts w:ascii="Times New Roman" w:eastAsia="宋体" w:hAnsi="Times New Roman" w:cs="Times New Roman"/>
        </w:rPr>
        <w:t>，则式</w:t>
      </w:r>
      <w:r>
        <w:rPr>
          <w:rFonts w:ascii="Times New Roman" w:eastAsia="宋体" w:hAnsi="Times New Roman" w:cs="Times New Roman"/>
        </w:rPr>
        <w:t>(</w:t>
      </w:r>
      <w:r w:rsidR="00772A79" w:rsidRPr="0031162D">
        <w:rPr>
          <w:rFonts w:ascii="Times New Roman" w:eastAsia="宋体" w:hAnsi="Times New Roman" w:cs="Times New Roman"/>
        </w:rPr>
        <w:t>4</w:t>
      </w:r>
      <w:r>
        <w:rPr>
          <w:rFonts w:ascii="Times New Roman" w:eastAsia="宋体" w:hAnsi="Times New Roman" w:cs="Times New Roman"/>
        </w:rPr>
        <w:t>)</w:t>
      </w:r>
      <w:r w:rsidR="00772A79" w:rsidRPr="0031162D">
        <w:rPr>
          <w:rFonts w:ascii="Times New Roman" w:eastAsia="宋体" w:hAnsi="Times New Roman" w:cs="Times New Roman"/>
        </w:rPr>
        <w:t>变为：</w:t>
      </w:r>
    </w:p>
    <w:p w14:paraId="11386651" w14:textId="77777777" w:rsidR="002D7329" w:rsidRPr="0031162D" w:rsidRDefault="008E5F6F" w:rsidP="000E779E">
      <w:pPr>
        <w:wordWrap w:val="0"/>
        <w:ind w:firstLineChars="202" w:firstLine="424"/>
        <w:jc w:val="right"/>
        <w:rPr>
          <w:rFonts w:ascii="Times New Roman" w:eastAsia="宋体" w:hAnsi="Times New Roman" w:cs="Times New Roman"/>
        </w:rPr>
      </w:pPr>
      <m:oMath>
        <m:sSub>
          <m:sSubPr>
            <m:ctrlPr>
              <w:rPr>
                <w:rFonts w:ascii="Cambria Math" w:eastAsia="宋体" w:hAnsi="Cambria Math" w:cs="Times New Roman"/>
                <w:i/>
              </w:rPr>
            </m:ctrlPr>
          </m:sSubPr>
          <m:e>
            <m:r>
              <w:rPr>
                <w:rFonts w:ascii="Cambria Math" w:eastAsia="宋体" w:hAnsi="Cambria Math" w:cs="Times New Roman"/>
              </w:rPr>
              <m:t>h</m:t>
            </m:r>
          </m:e>
          <m:sub>
            <m:r>
              <w:rPr>
                <w:rFonts w:ascii="Cambria Math" w:eastAsia="宋体" w:hAnsi="Cambria Math" w:cs="Times New Roman"/>
              </w:rPr>
              <m:t>2</m:t>
            </m:r>
          </m:sub>
        </m:sSub>
        <m:d>
          <m:dPr>
            <m:ctrlPr>
              <w:rPr>
                <w:rFonts w:ascii="Cambria Math" w:eastAsia="宋体" w:hAnsi="Cambria Math" w:cs="Times New Roman"/>
                <w:i/>
              </w:rPr>
            </m:ctrlPr>
          </m:dPr>
          <m:e>
            <m:r>
              <w:rPr>
                <w:rFonts w:ascii="Cambria Math" w:eastAsia="宋体" w:hAnsi="Cambria Math" w:cs="Times New Roman"/>
              </w:rPr>
              <m:t>x</m:t>
            </m:r>
          </m:e>
        </m:d>
        <m:r>
          <w:rPr>
            <w:rFonts w:ascii="Cambria Math" w:eastAsia="宋体" w:hAnsi="Cambria Math" w:cs="Times New Roman"/>
          </w:rPr>
          <m:t>=</m:t>
        </m:r>
        <m:f>
          <m:fPr>
            <m:ctrlPr>
              <w:rPr>
                <w:rFonts w:ascii="Cambria Math" w:eastAsia="宋体" w:hAnsi="Cambria Math" w:cs="Times New Roman"/>
                <w:i/>
              </w:rPr>
            </m:ctrlPr>
          </m:fPr>
          <m:num>
            <m:r>
              <w:rPr>
                <w:rFonts w:ascii="Cambria Math" w:eastAsia="宋体" w:hAnsi="Cambria Math" w:cs="Times New Roman"/>
              </w:rPr>
              <m:t>a</m:t>
            </m:r>
            <m:sSup>
              <m:sSupPr>
                <m:ctrlPr>
                  <w:rPr>
                    <w:rFonts w:ascii="Cambria Math" w:eastAsia="宋体" w:hAnsi="Cambria Math" w:cs="Times New Roman"/>
                    <w:i/>
                  </w:rPr>
                </m:ctrlPr>
              </m:sSupPr>
              <m:e>
                <m:d>
                  <m:dPr>
                    <m:ctrlPr>
                      <w:rPr>
                        <w:rFonts w:ascii="Cambria Math" w:eastAsia="宋体" w:hAnsi="Cambria Math" w:cs="Times New Roman"/>
                        <w:i/>
                      </w:rPr>
                    </m:ctrlPr>
                  </m:dPr>
                  <m:e>
                    <m:r>
                      <w:rPr>
                        <w:rFonts w:ascii="Cambria Math" w:eastAsia="宋体" w:hAnsi="Cambria Math" w:cs="Times New Roman"/>
                      </w:rPr>
                      <m:t>x-</m:t>
                    </m:r>
                    <m:sSub>
                      <m:sSubPr>
                        <m:ctrlPr>
                          <w:rPr>
                            <w:rFonts w:ascii="Cambria Math" w:eastAsia="宋体" w:hAnsi="Cambria Math" w:cs="Times New Roman"/>
                            <w:i/>
                          </w:rPr>
                        </m:ctrlPr>
                      </m:sSubPr>
                      <m:e>
                        <m:r>
                          <w:rPr>
                            <w:rFonts w:ascii="Cambria Math" w:eastAsia="宋体" w:hAnsi="Cambria Math" w:cs="Times New Roman"/>
                          </w:rPr>
                          <m:t>l</m:t>
                        </m:r>
                      </m:e>
                      <m:sub>
                        <m:r>
                          <w:rPr>
                            <w:rFonts w:ascii="Cambria Math" w:eastAsia="宋体" w:hAnsi="Cambria Math" w:cs="Times New Roman"/>
                          </w:rPr>
                          <m:t>0</m:t>
                        </m:r>
                      </m:sub>
                    </m:sSub>
                  </m:e>
                </m:d>
              </m:e>
              <m:sup>
                <m:r>
                  <w:rPr>
                    <w:rFonts w:ascii="Cambria Math" w:eastAsia="宋体" w:hAnsi="Cambria Math" w:cs="Times New Roman"/>
                  </w:rPr>
                  <m:t>2</m:t>
                </m:r>
              </m:sup>
            </m:sSup>
          </m:num>
          <m:den>
            <m:r>
              <w:rPr>
                <w:rFonts w:ascii="Cambria Math" w:eastAsia="宋体" w:hAnsi="Cambria Math" w:cs="Times New Roman"/>
              </w:rPr>
              <m:t>2</m:t>
            </m:r>
          </m:den>
        </m:f>
      </m:oMath>
      <w:r w:rsidR="00772A79" w:rsidRPr="0031162D">
        <w:rPr>
          <w:rFonts w:ascii="Times New Roman" w:eastAsia="宋体" w:hAnsi="Times New Roman" w:cs="Times New Roman"/>
        </w:rPr>
        <w:t xml:space="preserve">                         </w:t>
      </w:r>
      <w:r w:rsidR="000E779E" w:rsidRPr="0031162D">
        <w:rPr>
          <w:rFonts w:ascii="Times New Roman" w:eastAsia="宋体" w:hAnsi="Times New Roman" w:cs="Times New Roman"/>
        </w:rPr>
        <w:t xml:space="preserve">       </w:t>
      </w:r>
      <w:r w:rsidR="00A21D5F">
        <w:rPr>
          <w:rFonts w:ascii="Times New Roman" w:eastAsia="宋体" w:hAnsi="Times New Roman" w:cs="Times New Roman"/>
        </w:rPr>
        <w:t>(</w:t>
      </w:r>
      <w:r w:rsidR="00E0145C" w:rsidRPr="0031162D">
        <w:rPr>
          <w:rFonts w:ascii="Times New Roman" w:eastAsia="宋体" w:hAnsi="Times New Roman" w:cs="Times New Roman"/>
        </w:rPr>
        <w:t>15</w:t>
      </w:r>
      <w:r w:rsidR="00A21D5F">
        <w:rPr>
          <w:rFonts w:ascii="Times New Roman" w:eastAsia="宋体" w:hAnsi="Times New Roman" w:cs="Times New Roman"/>
        </w:rPr>
        <w:t>)</w:t>
      </w:r>
    </w:p>
    <w:p w14:paraId="3BB9F037" w14:textId="77777777" w:rsidR="002D7329" w:rsidRPr="0031162D" w:rsidRDefault="00772A79">
      <w:pPr>
        <w:ind w:firstLineChars="202" w:firstLine="424"/>
        <w:jc w:val="left"/>
        <w:rPr>
          <w:rFonts w:ascii="Times New Roman" w:eastAsia="宋体" w:hAnsi="Times New Roman" w:cs="Times New Roman"/>
          <w:i/>
        </w:rPr>
      </w:pPr>
      <w:r w:rsidRPr="0031162D">
        <w:rPr>
          <w:rFonts w:ascii="Times New Roman" w:eastAsia="宋体" w:hAnsi="Times New Roman" w:cs="Times New Roman"/>
        </w:rPr>
        <w:lastRenderedPageBreak/>
        <w:t>此时有</w:t>
      </w:r>
      <w:del w:id="197" w:author="XU" w:date="2018-09-26T15:05:00Z">
        <w:r w:rsidRPr="0031162D" w:rsidDel="00EE1282">
          <w:rPr>
            <w:rFonts w:ascii="Times New Roman" w:eastAsia="宋体" w:hAnsi="Times New Roman" w:cs="Times New Roman"/>
          </w:rPr>
          <w:delText>，</w:delText>
        </w:r>
      </w:del>
      <m:oMath>
        <m:sSub>
          <m:sSubPr>
            <m:ctrlPr>
              <w:rPr>
                <w:rFonts w:ascii="Cambria Math" w:eastAsia="宋体" w:hAnsi="Cambria Math" w:cs="Times New Roman"/>
                <w:i/>
              </w:rPr>
            </m:ctrlPr>
          </m:sSubPr>
          <m:e>
            <m:r>
              <w:rPr>
                <w:rFonts w:ascii="Cambria Math" w:eastAsia="宋体" w:hAnsi="Cambria Math" w:cs="Times New Roman"/>
              </w:rPr>
              <m:t>h</m:t>
            </m:r>
          </m:e>
          <m:sub>
            <m:r>
              <w:rPr>
                <w:rFonts w:ascii="Cambria Math" w:eastAsia="宋体" w:hAnsi="Cambria Math" w:cs="Times New Roman"/>
              </w:rPr>
              <m:t>2</m:t>
            </m:r>
          </m:sub>
        </m:sSub>
        <m:d>
          <m:dPr>
            <m:ctrlPr>
              <w:rPr>
                <w:rFonts w:ascii="Cambria Math" w:eastAsia="宋体" w:hAnsi="Cambria Math" w:cs="Times New Roman"/>
                <w:i/>
              </w:rPr>
            </m:ctrlPr>
          </m:dPr>
          <m:e>
            <m:r>
              <w:rPr>
                <w:rFonts w:ascii="Cambria Math" w:eastAsia="宋体" w:hAnsi="Cambria Math" w:cs="Times New Roman"/>
              </w:rPr>
              <m:t>0</m:t>
            </m:r>
          </m:e>
        </m:d>
        <m:r>
          <w:rPr>
            <w:rFonts w:ascii="Cambria Math" w:eastAsia="宋体" w:hAnsi="Cambria Math" w:cs="Times New Roman"/>
          </w:rPr>
          <m:t>=</m:t>
        </m:r>
        <m:f>
          <m:fPr>
            <m:ctrlPr>
              <w:rPr>
                <w:rFonts w:ascii="Cambria Math" w:eastAsia="宋体" w:hAnsi="Cambria Math" w:cs="Times New Roman"/>
                <w:i/>
              </w:rPr>
            </m:ctrlPr>
          </m:fPr>
          <m:num>
            <m:r>
              <w:rPr>
                <w:rFonts w:ascii="Cambria Math" w:eastAsia="宋体" w:hAnsi="Cambria Math" w:cs="Times New Roman"/>
              </w:rPr>
              <m:t>a</m:t>
            </m:r>
            <m:sSup>
              <m:sSupPr>
                <m:ctrlPr>
                  <w:rPr>
                    <w:rFonts w:ascii="Cambria Math" w:eastAsia="宋体" w:hAnsi="Cambria Math" w:cs="Times New Roman"/>
                    <w:i/>
                  </w:rPr>
                </m:ctrlPr>
              </m:sSupPr>
              <m:e>
                <m:sSub>
                  <m:sSubPr>
                    <m:ctrlPr>
                      <w:rPr>
                        <w:rFonts w:ascii="Cambria Math" w:eastAsia="宋体" w:hAnsi="Cambria Math" w:cs="Times New Roman"/>
                        <w:i/>
                      </w:rPr>
                    </m:ctrlPr>
                  </m:sSubPr>
                  <m:e>
                    <m:r>
                      <w:rPr>
                        <w:rFonts w:ascii="Cambria Math" w:eastAsia="宋体" w:hAnsi="Cambria Math" w:cs="Times New Roman"/>
                      </w:rPr>
                      <m:t>l</m:t>
                    </m:r>
                  </m:e>
                  <m:sub>
                    <m:r>
                      <w:rPr>
                        <w:rFonts w:ascii="Cambria Math" w:eastAsia="宋体" w:hAnsi="Cambria Math" w:cs="Times New Roman"/>
                      </w:rPr>
                      <m:t>0</m:t>
                    </m:r>
                  </m:sub>
                </m:sSub>
              </m:e>
              <m:sup>
                <m:r>
                  <w:rPr>
                    <w:rFonts w:ascii="Cambria Math" w:eastAsia="宋体" w:hAnsi="Cambria Math" w:cs="Times New Roman"/>
                  </w:rPr>
                  <m:t>2</m:t>
                </m:r>
              </m:sup>
            </m:sSup>
          </m:num>
          <m:den>
            <m:r>
              <w:rPr>
                <w:rFonts w:ascii="Cambria Math" w:eastAsia="宋体" w:hAnsi="Cambria Math" w:cs="Times New Roman"/>
              </w:rPr>
              <m:t>2</m:t>
            </m:r>
          </m:den>
        </m:f>
      </m:oMath>
      <w:r w:rsidRPr="0031162D">
        <w:rPr>
          <w:rFonts w:ascii="Times New Roman" w:eastAsia="宋体" w:hAnsi="Times New Roman" w:cs="Times New Roman"/>
        </w:rPr>
        <w:t>、</w:t>
      </w:r>
      <m:oMath>
        <m:sSub>
          <m:sSubPr>
            <m:ctrlPr>
              <w:rPr>
                <w:rFonts w:ascii="Cambria Math" w:eastAsia="宋体" w:hAnsi="Cambria Math" w:cs="Times New Roman"/>
                <w:i/>
              </w:rPr>
            </m:ctrlPr>
          </m:sSubPr>
          <m:e>
            <m:r>
              <w:rPr>
                <w:rFonts w:ascii="Cambria Math" w:eastAsia="宋体" w:hAnsi="Cambria Math" w:cs="Times New Roman"/>
              </w:rPr>
              <m:t>h</m:t>
            </m:r>
          </m:e>
          <m:sub>
            <m:r>
              <w:rPr>
                <w:rFonts w:ascii="Cambria Math" w:eastAsia="宋体" w:hAnsi="Cambria Math" w:cs="Times New Roman"/>
              </w:rPr>
              <m:t>2</m:t>
            </m:r>
          </m:sub>
        </m:sSub>
        <m:d>
          <m:dPr>
            <m:ctrlPr>
              <w:rPr>
                <w:rFonts w:ascii="Cambria Math" w:eastAsia="宋体" w:hAnsi="Cambria Math" w:cs="Times New Roman"/>
                <w:i/>
              </w:rPr>
            </m:ctrlPr>
          </m:dPr>
          <m:e>
            <m:sSub>
              <m:sSubPr>
                <m:ctrlPr>
                  <w:rPr>
                    <w:rFonts w:ascii="Cambria Math" w:eastAsia="宋体" w:hAnsi="Cambria Math" w:cs="Times New Roman"/>
                    <w:i/>
                  </w:rPr>
                </m:ctrlPr>
              </m:sSubPr>
              <m:e>
                <m:r>
                  <w:rPr>
                    <w:rFonts w:ascii="Cambria Math" w:eastAsia="宋体" w:hAnsi="Cambria Math" w:cs="Times New Roman"/>
                  </w:rPr>
                  <m:t>L</m:t>
                </m:r>
              </m:e>
              <m:sub>
                <m:r>
                  <w:rPr>
                    <w:rFonts w:ascii="Cambria Math" w:eastAsia="宋体" w:hAnsi="Cambria Math" w:cs="Times New Roman"/>
                  </w:rPr>
                  <m:t>s</m:t>
                </m:r>
              </m:sub>
            </m:sSub>
          </m:e>
        </m:d>
        <m:r>
          <w:rPr>
            <w:rFonts w:ascii="Cambria Math" w:eastAsia="宋体" w:hAnsi="Cambria Math" w:cs="Times New Roman"/>
          </w:rPr>
          <m:t>=</m:t>
        </m:r>
        <m:f>
          <m:fPr>
            <m:ctrlPr>
              <w:rPr>
                <w:rFonts w:ascii="Cambria Math" w:eastAsia="宋体" w:hAnsi="Cambria Math" w:cs="Times New Roman"/>
                <w:i/>
              </w:rPr>
            </m:ctrlPr>
          </m:fPr>
          <m:num>
            <m:r>
              <w:rPr>
                <w:rFonts w:ascii="Cambria Math" w:eastAsia="宋体" w:hAnsi="Cambria Math" w:cs="Times New Roman"/>
              </w:rPr>
              <m:t>a</m:t>
            </m:r>
            <m:sSup>
              <m:sSupPr>
                <m:ctrlPr>
                  <w:rPr>
                    <w:rFonts w:ascii="Cambria Math" w:eastAsia="宋体" w:hAnsi="Cambria Math" w:cs="Times New Roman"/>
                    <w:i/>
                  </w:rPr>
                </m:ctrlPr>
              </m:sSupPr>
              <m:e>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L</m:t>
                    </m:r>
                  </m:e>
                  <m:sub>
                    <m:r>
                      <w:rPr>
                        <w:rFonts w:ascii="Cambria Math" w:eastAsia="宋体" w:hAnsi="Cambria Math" w:cs="Times New Roman"/>
                      </w:rPr>
                      <m:t>s</m:t>
                    </m:r>
                  </m:sub>
                </m:sSub>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l</m:t>
                    </m:r>
                  </m:e>
                  <m:sub>
                    <m:r>
                      <w:rPr>
                        <w:rFonts w:ascii="Cambria Math" w:eastAsia="宋体" w:hAnsi="Cambria Math" w:cs="Times New Roman"/>
                      </w:rPr>
                      <m:t>0</m:t>
                    </m:r>
                  </m:sub>
                </m:sSub>
                <m:r>
                  <w:rPr>
                    <w:rFonts w:ascii="Cambria Math" w:eastAsia="宋体" w:hAnsi="Cambria Math" w:cs="Times New Roman"/>
                  </w:rPr>
                  <m:t>)</m:t>
                </m:r>
              </m:e>
              <m:sup>
                <m:r>
                  <w:rPr>
                    <w:rFonts w:ascii="Cambria Math" w:eastAsia="宋体" w:hAnsi="Cambria Math" w:cs="Times New Roman"/>
                  </w:rPr>
                  <m:t>2</m:t>
                </m:r>
              </m:sup>
            </m:sSup>
          </m:num>
          <m:den>
            <m:r>
              <w:rPr>
                <w:rFonts w:ascii="Cambria Math" w:eastAsia="宋体" w:hAnsi="Cambria Math" w:cs="Times New Roman"/>
              </w:rPr>
              <m:t>2</m:t>
            </m:r>
          </m:den>
        </m:f>
      </m:oMath>
    </w:p>
    <w:p w14:paraId="6741500F" w14:textId="77777777" w:rsidR="002D7329" w:rsidRPr="0031162D" w:rsidRDefault="00772A79">
      <w:pPr>
        <w:ind w:firstLineChars="202" w:firstLine="424"/>
        <w:rPr>
          <w:rFonts w:ascii="Times New Roman" w:eastAsia="宋体" w:hAnsi="Times New Roman" w:cs="Times New Roman"/>
        </w:rPr>
      </w:pPr>
      <w:r w:rsidRPr="0031162D">
        <w:rPr>
          <w:rFonts w:ascii="Times New Roman" w:eastAsia="宋体" w:hAnsi="Times New Roman" w:cs="Times New Roman"/>
        </w:rPr>
        <w:t>解此方程组可得</w:t>
      </w:r>
      <w:del w:id="198" w:author="XU" w:date="2018-09-26T15:05:00Z">
        <w:r w:rsidRPr="0031162D" w:rsidDel="00916172">
          <w:rPr>
            <w:rFonts w:ascii="Times New Roman" w:eastAsia="宋体" w:hAnsi="Times New Roman" w:cs="Times New Roman"/>
          </w:rPr>
          <w:delText>：</w:delText>
        </w:r>
      </w:del>
      <m:oMath>
        <m:sSub>
          <m:sSubPr>
            <m:ctrlPr>
              <w:rPr>
                <w:rFonts w:ascii="Cambria Math" w:eastAsia="宋体" w:hAnsi="Cambria Math" w:cs="Times New Roman"/>
                <w:i/>
              </w:rPr>
            </m:ctrlPr>
          </m:sSubPr>
          <m:e>
            <m:r>
              <w:rPr>
                <w:rFonts w:ascii="Cambria Math" w:eastAsia="宋体" w:hAnsi="Cambria Math" w:cs="Times New Roman"/>
              </w:rPr>
              <m:t>l</m:t>
            </m:r>
          </m:e>
          <m:sub>
            <m:r>
              <w:rPr>
                <w:rFonts w:ascii="Cambria Math" w:eastAsia="宋体" w:hAnsi="Cambria Math" w:cs="Times New Roman"/>
              </w:rPr>
              <m:t>0</m:t>
            </m:r>
          </m:sub>
        </m:sSub>
        <m:r>
          <w:rPr>
            <w:rFonts w:ascii="Cambria Math" w:eastAsia="宋体" w:hAnsi="Cambria Math" w:cs="Times New Roman"/>
          </w:rPr>
          <m:t>=</m:t>
        </m:r>
        <m:f>
          <m:fPr>
            <m:ctrlPr>
              <w:rPr>
                <w:rFonts w:ascii="Cambria Math" w:eastAsia="宋体" w:hAnsi="Cambria Math" w:cs="Times New Roman"/>
                <w:i/>
              </w:rPr>
            </m:ctrlPr>
          </m:fPr>
          <m:num>
            <m:sSub>
              <m:sSubPr>
                <m:ctrlPr>
                  <w:rPr>
                    <w:rFonts w:ascii="Cambria Math" w:eastAsia="宋体" w:hAnsi="Cambria Math" w:cs="Times New Roman"/>
                    <w:i/>
                  </w:rPr>
                </m:ctrlPr>
              </m:sSubPr>
              <m:e>
                <m:r>
                  <w:rPr>
                    <w:rFonts w:ascii="Cambria Math" w:eastAsia="宋体" w:hAnsi="Cambria Math" w:cs="Times New Roman"/>
                  </w:rPr>
                  <m:t>L</m:t>
                </m:r>
              </m:e>
              <m:sub>
                <m:r>
                  <w:rPr>
                    <w:rFonts w:ascii="Cambria Math" w:eastAsia="宋体" w:hAnsi="Cambria Math" w:cs="Times New Roman"/>
                  </w:rPr>
                  <m:t>s</m:t>
                </m:r>
              </m:sub>
            </m:sSub>
          </m:num>
          <m:den>
            <m:r>
              <w:rPr>
                <w:rFonts w:ascii="Cambria Math" w:eastAsia="宋体" w:hAnsi="Cambria Math" w:cs="Times New Roman"/>
              </w:rPr>
              <m:t>1±</m:t>
            </m:r>
            <m:rad>
              <m:radPr>
                <m:degHide m:val="1"/>
                <m:ctrlPr>
                  <w:rPr>
                    <w:rFonts w:ascii="Cambria Math" w:eastAsia="宋体" w:hAnsi="Cambria Math" w:cs="Times New Roman"/>
                  </w:rPr>
                </m:ctrlPr>
              </m:radPr>
              <m:deg/>
              <m:e>
                <m:f>
                  <m:fPr>
                    <m:ctrlPr>
                      <w:rPr>
                        <w:rFonts w:ascii="Cambria Math" w:eastAsia="宋体" w:hAnsi="Cambria Math" w:cs="Times New Roman"/>
                      </w:rPr>
                    </m:ctrlPr>
                  </m:fPr>
                  <m:num>
                    <m:sSub>
                      <m:sSubPr>
                        <m:ctrlPr>
                          <w:rPr>
                            <w:rFonts w:ascii="Cambria Math" w:eastAsia="宋体" w:hAnsi="Cambria Math" w:cs="Times New Roman"/>
                            <w:i/>
                          </w:rPr>
                        </m:ctrlPr>
                      </m:sSubPr>
                      <m:e>
                        <m:r>
                          <w:rPr>
                            <w:rFonts w:ascii="Cambria Math" w:eastAsia="宋体" w:hAnsi="Cambria Math" w:cs="Times New Roman"/>
                          </w:rPr>
                          <m:t>h</m:t>
                        </m:r>
                      </m:e>
                      <m:sub>
                        <m:r>
                          <w:rPr>
                            <w:rFonts w:ascii="Cambria Math" w:eastAsia="宋体" w:hAnsi="Cambria Math" w:cs="Times New Roman"/>
                          </w:rPr>
                          <m:t>2</m:t>
                        </m:r>
                      </m:sub>
                    </m:sSub>
                    <m:d>
                      <m:dPr>
                        <m:ctrlPr>
                          <w:rPr>
                            <w:rFonts w:ascii="Cambria Math" w:eastAsia="宋体" w:hAnsi="Cambria Math" w:cs="Times New Roman"/>
                          </w:rPr>
                        </m:ctrlPr>
                      </m:dPr>
                      <m:e>
                        <m:sSub>
                          <m:sSubPr>
                            <m:ctrlPr>
                              <w:rPr>
                                <w:rFonts w:ascii="Cambria Math" w:eastAsia="宋体" w:hAnsi="Cambria Math" w:cs="Times New Roman"/>
                                <w:i/>
                              </w:rPr>
                            </m:ctrlPr>
                          </m:sSubPr>
                          <m:e>
                            <m:r>
                              <w:rPr>
                                <w:rFonts w:ascii="Cambria Math" w:eastAsia="宋体" w:hAnsi="Cambria Math" w:cs="Times New Roman"/>
                              </w:rPr>
                              <m:t>L</m:t>
                            </m:r>
                          </m:e>
                          <m:sub>
                            <m:r>
                              <w:rPr>
                                <w:rFonts w:ascii="Cambria Math" w:eastAsia="宋体" w:hAnsi="Cambria Math" w:cs="Times New Roman"/>
                              </w:rPr>
                              <m:t>s</m:t>
                            </m:r>
                          </m:sub>
                        </m:sSub>
                      </m:e>
                    </m:d>
                  </m:num>
                  <m:den>
                    <m:sSub>
                      <m:sSubPr>
                        <m:ctrlPr>
                          <w:rPr>
                            <w:rFonts w:ascii="Cambria Math" w:eastAsia="宋体" w:hAnsi="Cambria Math" w:cs="Times New Roman"/>
                            <w:i/>
                          </w:rPr>
                        </m:ctrlPr>
                      </m:sSubPr>
                      <m:e>
                        <m:r>
                          <w:rPr>
                            <w:rFonts w:ascii="Cambria Math" w:eastAsia="宋体" w:hAnsi="Cambria Math" w:cs="Times New Roman"/>
                          </w:rPr>
                          <m:t>h</m:t>
                        </m:r>
                      </m:e>
                      <m:sub>
                        <m:r>
                          <w:rPr>
                            <w:rFonts w:ascii="Cambria Math" w:eastAsia="宋体" w:hAnsi="Cambria Math" w:cs="Times New Roman"/>
                          </w:rPr>
                          <m:t>2</m:t>
                        </m:r>
                      </m:sub>
                    </m:sSub>
                    <m:d>
                      <m:dPr>
                        <m:ctrlPr>
                          <w:rPr>
                            <w:rFonts w:ascii="Cambria Math" w:eastAsia="宋体" w:hAnsi="Cambria Math" w:cs="Times New Roman"/>
                          </w:rPr>
                        </m:ctrlPr>
                      </m:dPr>
                      <m:e>
                        <m:r>
                          <m:rPr>
                            <m:sty m:val="p"/>
                          </m:rPr>
                          <w:rPr>
                            <w:rFonts w:ascii="Cambria Math" w:eastAsia="宋体" w:hAnsi="Cambria Math" w:cs="Times New Roman"/>
                          </w:rPr>
                          <m:t>0</m:t>
                        </m:r>
                      </m:e>
                    </m:d>
                  </m:den>
                </m:f>
              </m:e>
            </m:rad>
          </m:den>
        </m:f>
      </m:oMath>
      <w:r w:rsidRPr="0031162D">
        <w:rPr>
          <w:rFonts w:ascii="Times New Roman" w:eastAsia="宋体" w:hAnsi="Times New Roman" w:cs="Times New Roman"/>
        </w:rPr>
        <w:t>、</w:t>
      </w:r>
      <m:oMath>
        <m:r>
          <m:rPr>
            <m:sty m:val="p"/>
          </m:rPr>
          <w:rPr>
            <w:rFonts w:ascii="Cambria Math" w:eastAsia="宋体" w:hAnsi="Cambria Math" w:cs="Times New Roman"/>
          </w:rPr>
          <m:t>a=</m:t>
        </m:r>
        <m:f>
          <m:fPr>
            <m:ctrlPr>
              <w:rPr>
                <w:rFonts w:ascii="Cambria Math" w:eastAsia="宋体" w:hAnsi="Cambria Math" w:cs="Times New Roman"/>
              </w:rPr>
            </m:ctrlPr>
          </m:fPr>
          <m:num>
            <m:r>
              <w:rPr>
                <w:rFonts w:ascii="Cambria Math" w:eastAsia="宋体" w:hAnsi="Cambria Math" w:cs="Times New Roman"/>
              </w:rPr>
              <m:t>2</m:t>
            </m:r>
            <m:sSub>
              <m:sSubPr>
                <m:ctrlPr>
                  <w:rPr>
                    <w:rFonts w:ascii="Cambria Math" w:eastAsia="宋体" w:hAnsi="Cambria Math" w:cs="Times New Roman"/>
                    <w:i/>
                  </w:rPr>
                </m:ctrlPr>
              </m:sSubPr>
              <m:e>
                <m:r>
                  <w:rPr>
                    <w:rFonts w:ascii="Cambria Math" w:eastAsia="宋体" w:hAnsi="Cambria Math" w:cs="Times New Roman"/>
                  </w:rPr>
                  <m:t>h</m:t>
                </m:r>
              </m:e>
              <m:sub>
                <m:r>
                  <w:rPr>
                    <w:rFonts w:ascii="Cambria Math" w:eastAsia="宋体" w:hAnsi="Cambria Math" w:cs="Times New Roman"/>
                  </w:rPr>
                  <m:t>2</m:t>
                </m:r>
              </m:sub>
            </m:sSub>
            <m:r>
              <w:rPr>
                <w:rFonts w:ascii="Cambria Math" w:eastAsia="宋体" w:hAnsi="Cambria Math" w:cs="Times New Roman"/>
              </w:rPr>
              <m:t>(0)</m:t>
            </m:r>
          </m:num>
          <m:den>
            <m:sSup>
              <m:sSupPr>
                <m:ctrlPr>
                  <w:rPr>
                    <w:rFonts w:ascii="Cambria Math" w:eastAsia="宋体" w:hAnsi="Cambria Math" w:cs="Times New Roman"/>
                    <w:i/>
                  </w:rPr>
                </m:ctrlPr>
              </m:sSupPr>
              <m:e>
                <m:sSub>
                  <m:sSubPr>
                    <m:ctrlPr>
                      <w:rPr>
                        <w:rFonts w:ascii="Cambria Math" w:eastAsia="宋体" w:hAnsi="Cambria Math" w:cs="Times New Roman"/>
                        <w:i/>
                      </w:rPr>
                    </m:ctrlPr>
                  </m:sSubPr>
                  <m:e>
                    <m:r>
                      <w:rPr>
                        <w:rFonts w:ascii="Cambria Math" w:eastAsia="宋体" w:hAnsi="Cambria Math" w:cs="Times New Roman"/>
                      </w:rPr>
                      <m:t>l</m:t>
                    </m:r>
                  </m:e>
                  <m:sub>
                    <m:r>
                      <w:rPr>
                        <w:rFonts w:ascii="Cambria Math" w:eastAsia="宋体" w:hAnsi="Cambria Math" w:cs="Times New Roman"/>
                      </w:rPr>
                      <m:t>0</m:t>
                    </m:r>
                  </m:sub>
                </m:sSub>
              </m:e>
              <m:sup>
                <m:r>
                  <w:rPr>
                    <w:rFonts w:ascii="Cambria Math" w:eastAsia="宋体" w:hAnsi="Cambria Math" w:cs="Times New Roman"/>
                  </w:rPr>
                  <m:t>2</m:t>
                </m:r>
              </m:sup>
            </m:sSup>
          </m:den>
        </m:f>
      </m:oMath>
      <w:ins w:id="199" w:author="XU" w:date="2018-09-26T15:29:00Z">
        <w:r w:rsidR="009E1941">
          <w:rPr>
            <w:rFonts w:ascii="Times New Roman" w:eastAsia="宋体" w:hAnsi="Times New Roman" w:cs="Times New Roman" w:hint="eastAsia"/>
          </w:rPr>
          <w:t>。</w:t>
        </w:r>
      </w:ins>
    </w:p>
    <w:p w14:paraId="4FA946BC" w14:textId="77777777" w:rsidR="002D7329" w:rsidRPr="0031162D" w:rsidRDefault="00A21D5F">
      <w:pPr>
        <w:ind w:firstLineChars="202" w:firstLine="424"/>
        <w:rPr>
          <w:rFonts w:ascii="Times New Roman" w:eastAsia="宋体" w:hAnsi="Times New Roman" w:cs="Times New Roman"/>
        </w:rPr>
      </w:pPr>
      <w:del w:id="200" w:author="XU" w:date="2018-09-26T15:05:00Z">
        <w:r w:rsidDel="00916172">
          <w:rPr>
            <w:rFonts w:ascii="Times New Roman" w:eastAsia="宋体" w:hAnsi="Times New Roman" w:cs="Times New Roman"/>
          </w:rPr>
          <w:delText>(</w:delText>
        </w:r>
      </w:del>
      <w:r w:rsidR="00772A79" w:rsidRPr="0031162D">
        <w:rPr>
          <w:rFonts w:ascii="Times New Roman" w:eastAsia="宋体" w:hAnsi="Times New Roman" w:cs="Times New Roman"/>
        </w:rPr>
        <w:t>3</w:t>
      </w:r>
      <w:r>
        <w:rPr>
          <w:rFonts w:ascii="Times New Roman" w:eastAsia="宋体" w:hAnsi="Times New Roman" w:cs="Times New Roman"/>
        </w:rPr>
        <w:t>)</w:t>
      </w:r>
      <m:oMath>
        <m:r>
          <w:rPr>
            <w:rFonts w:ascii="Cambria Math" w:eastAsia="宋体" w:hAnsi="Cambria Math" w:cs="Times New Roman"/>
          </w:rPr>
          <m:t>k≠0</m:t>
        </m:r>
        <m:r>
          <m:rPr>
            <m:sty m:val="p"/>
          </m:rPr>
          <w:rPr>
            <w:rFonts w:ascii="Cambria Math" w:eastAsia="宋体" w:hAnsi="Cambria Math" w:cs="Times New Roman"/>
          </w:rPr>
          <m:t>，</m:t>
        </m:r>
        <m:r>
          <w:rPr>
            <w:rFonts w:ascii="Cambria Math" w:eastAsia="宋体" w:hAnsi="Cambria Math" w:cs="Times New Roman"/>
          </w:rPr>
          <m:t>b=0</m:t>
        </m:r>
      </m:oMath>
      <w:r w:rsidR="00772A79" w:rsidRPr="0031162D">
        <w:rPr>
          <w:rFonts w:ascii="Times New Roman" w:eastAsia="宋体" w:hAnsi="Times New Roman" w:cs="Times New Roman"/>
        </w:rPr>
        <w:t>，则式</w:t>
      </w:r>
      <w:r>
        <w:rPr>
          <w:rFonts w:ascii="Times New Roman" w:eastAsia="宋体" w:hAnsi="Times New Roman" w:cs="Times New Roman"/>
        </w:rPr>
        <w:t>(</w:t>
      </w:r>
      <w:r w:rsidR="00772A79" w:rsidRPr="0031162D">
        <w:rPr>
          <w:rFonts w:ascii="Times New Roman" w:eastAsia="宋体" w:hAnsi="Times New Roman" w:cs="Times New Roman"/>
        </w:rPr>
        <w:t>4</w:t>
      </w:r>
      <w:r>
        <w:rPr>
          <w:rFonts w:ascii="Times New Roman" w:eastAsia="宋体" w:hAnsi="Times New Roman" w:cs="Times New Roman"/>
        </w:rPr>
        <w:t>)</w:t>
      </w:r>
      <w:r w:rsidR="00772A79" w:rsidRPr="0031162D">
        <w:rPr>
          <w:rFonts w:ascii="Times New Roman" w:eastAsia="宋体" w:hAnsi="Times New Roman" w:cs="Times New Roman"/>
        </w:rPr>
        <w:t>变为：</w:t>
      </w:r>
    </w:p>
    <w:p w14:paraId="2C0B7ABB" w14:textId="77777777" w:rsidR="002D7329" w:rsidRPr="0031162D" w:rsidRDefault="008E5F6F" w:rsidP="000E779E">
      <w:pPr>
        <w:wordWrap w:val="0"/>
        <w:ind w:firstLineChars="202" w:firstLine="424"/>
        <w:jc w:val="right"/>
        <w:rPr>
          <w:rFonts w:ascii="Times New Roman" w:eastAsia="宋体" w:hAnsi="Times New Roman" w:cs="Times New Roman"/>
        </w:rPr>
      </w:pPr>
      <m:oMath>
        <m:sSub>
          <m:sSubPr>
            <m:ctrlPr>
              <w:rPr>
                <w:rFonts w:ascii="Cambria Math" w:eastAsia="宋体" w:hAnsi="Cambria Math" w:cs="Times New Roman"/>
                <w:i/>
              </w:rPr>
            </m:ctrlPr>
          </m:sSubPr>
          <m:e>
            <m:r>
              <w:rPr>
                <w:rFonts w:ascii="Cambria Math" w:eastAsia="宋体" w:hAnsi="Cambria Math" w:cs="Times New Roman"/>
              </w:rPr>
              <m:t>h</m:t>
            </m:r>
          </m:e>
          <m:sub>
            <m:r>
              <w:rPr>
                <w:rFonts w:ascii="Cambria Math" w:eastAsia="宋体" w:hAnsi="Cambria Math" w:cs="Times New Roman"/>
              </w:rPr>
              <m:t>3</m:t>
            </m:r>
          </m:sub>
        </m:sSub>
        <m:d>
          <m:dPr>
            <m:ctrlPr>
              <w:rPr>
                <w:rFonts w:ascii="Cambria Math" w:eastAsia="宋体" w:hAnsi="Cambria Math" w:cs="Times New Roman"/>
                <w:i/>
              </w:rPr>
            </m:ctrlPr>
          </m:dPr>
          <m:e>
            <m:r>
              <w:rPr>
                <w:rFonts w:ascii="Cambria Math" w:eastAsia="宋体" w:hAnsi="Cambria Math" w:cs="Times New Roman"/>
              </w:rPr>
              <m:t>x</m:t>
            </m:r>
          </m:e>
        </m:d>
        <m:r>
          <w:rPr>
            <w:rFonts w:ascii="Cambria Math" w:eastAsia="宋体" w:hAnsi="Cambria Math" w:cs="Times New Roman"/>
          </w:rPr>
          <m:t>=</m:t>
        </m:r>
        <m:f>
          <m:fPr>
            <m:ctrlPr>
              <w:rPr>
                <w:rFonts w:ascii="Cambria Math" w:eastAsia="宋体" w:hAnsi="Cambria Math" w:cs="Times New Roman"/>
                <w:i/>
              </w:rPr>
            </m:ctrlPr>
          </m:fPr>
          <m:num>
            <m:r>
              <w:rPr>
                <w:rFonts w:ascii="Cambria Math" w:eastAsia="宋体" w:hAnsi="Cambria Math" w:cs="Times New Roman"/>
              </w:rPr>
              <m:t>a</m:t>
            </m:r>
            <m:sSup>
              <m:sSupPr>
                <m:ctrlPr>
                  <w:rPr>
                    <w:rFonts w:ascii="Cambria Math" w:eastAsia="宋体" w:hAnsi="Cambria Math" w:cs="Times New Roman"/>
                    <w:i/>
                  </w:rPr>
                </m:ctrlPr>
              </m:sSupPr>
              <m:e>
                <m:d>
                  <m:dPr>
                    <m:ctrlPr>
                      <w:rPr>
                        <w:rFonts w:ascii="Cambria Math" w:eastAsia="宋体" w:hAnsi="Cambria Math" w:cs="Times New Roman"/>
                        <w:i/>
                      </w:rPr>
                    </m:ctrlPr>
                  </m:dPr>
                  <m:e>
                    <m:r>
                      <w:rPr>
                        <w:rFonts w:ascii="Cambria Math" w:eastAsia="宋体" w:hAnsi="Cambria Math" w:cs="Times New Roman"/>
                      </w:rPr>
                      <m:t>x-</m:t>
                    </m:r>
                    <m:sSub>
                      <m:sSubPr>
                        <m:ctrlPr>
                          <w:rPr>
                            <w:rFonts w:ascii="Cambria Math" w:eastAsia="宋体" w:hAnsi="Cambria Math" w:cs="Times New Roman"/>
                            <w:i/>
                          </w:rPr>
                        </m:ctrlPr>
                      </m:sSubPr>
                      <m:e>
                        <m:r>
                          <w:rPr>
                            <w:rFonts w:ascii="Cambria Math" w:eastAsia="宋体" w:hAnsi="Cambria Math" w:cs="Times New Roman"/>
                          </w:rPr>
                          <m:t>l</m:t>
                        </m:r>
                      </m:e>
                      <m:sub>
                        <m:r>
                          <w:rPr>
                            <w:rFonts w:ascii="Cambria Math" w:eastAsia="宋体" w:hAnsi="Cambria Math" w:cs="Times New Roman"/>
                          </w:rPr>
                          <m:t>0</m:t>
                        </m:r>
                      </m:sub>
                    </m:sSub>
                  </m:e>
                </m:d>
              </m:e>
              <m:sup>
                <m:r>
                  <w:rPr>
                    <w:rFonts w:ascii="Cambria Math" w:eastAsia="宋体" w:hAnsi="Cambria Math" w:cs="Times New Roman"/>
                  </w:rPr>
                  <m:t>2</m:t>
                </m:r>
              </m:sup>
            </m:sSup>
          </m:num>
          <m:den>
            <m:r>
              <w:rPr>
                <w:rFonts w:ascii="Cambria Math" w:eastAsia="宋体" w:hAnsi="Cambria Math" w:cs="Times New Roman"/>
              </w:rPr>
              <m:t>1+</m:t>
            </m:r>
            <m:sSup>
              <m:sSupPr>
                <m:ctrlPr>
                  <w:rPr>
                    <w:rFonts w:ascii="Cambria Math" w:eastAsia="宋体" w:hAnsi="Cambria Math" w:cs="Times New Roman"/>
                    <w:i/>
                  </w:rPr>
                </m:ctrlPr>
              </m:sSupPr>
              <m:e>
                <m:r>
                  <w:rPr>
                    <w:rFonts w:ascii="Cambria Math" w:eastAsia="宋体" w:hAnsi="Cambria Math" w:cs="Times New Roman"/>
                  </w:rPr>
                  <m:t>e</m:t>
                </m:r>
              </m:e>
              <m:sup>
                <m:r>
                  <w:rPr>
                    <w:rFonts w:ascii="Cambria Math" w:eastAsia="宋体" w:hAnsi="Cambria Math" w:cs="Times New Roman"/>
                  </w:rPr>
                  <m:t>-kx</m:t>
                </m:r>
              </m:sup>
            </m:sSup>
          </m:den>
        </m:f>
      </m:oMath>
      <w:r w:rsidR="00772A79" w:rsidRPr="0031162D">
        <w:rPr>
          <w:rFonts w:ascii="Times New Roman" w:eastAsia="宋体" w:hAnsi="Times New Roman" w:cs="Times New Roman"/>
        </w:rPr>
        <w:t xml:space="preserve">                           </w:t>
      </w:r>
      <w:r w:rsidR="000E779E" w:rsidRPr="0031162D">
        <w:rPr>
          <w:rFonts w:ascii="Times New Roman" w:eastAsia="宋体" w:hAnsi="Times New Roman" w:cs="Times New Roman"/>
        </w:rPr>
        <w:t xml:space="preserve">      </w:t>
      </w:r>
      <w:r w:rsidR="00A21D5F">
        <w:rPr>
          <w:rFonts w:ascii="Times New Roman" w:eastAsia="宋体" w:hAnsi="Times New Roman" w:cs="Times New Roman"/>
        </w:rPr>
        <w:t>(</w:t>
      </w:r>
      <w:r w:rsidR="00E0145C" w:rsidRPr="0031162D">
        <w:rPr>
          <w:rFonts w:ascii="Times New Roman" w:eastAsia="宋体" w:hAnsi="Times New Roman" w:cs="Times New Roman"/>
        </w:rPr>
        <w:t>16</w:t>
      </w:r>
      <w:r w:rsidR="00A21D5F">
        <w:rPr>
          <w:rFonts w:ascii="Times New Roman" w:eastAsia="宋体" w:hAnsi="Times New Roman" w:cs="Times New Roman"/>
        </w:rPr>
        <w:t>)</w:t>
      </w:r>
    </w:p>
    <w:p w14:paraId="4F702901" w14:textId="77777777" w:rsidR="002D7329" w:rsidRPr="0031162D" w:rsidRDefault="00772A79">
      <w:pPr>
        <w:ind w:firstLineChars="202" w:firstLine="424"/>
        <w:rPr>
          <w:rFonts w:ascii="Times New Roman" w:eastAsia="宋体" w:hAnsi="Times New Roman" w:cs="Times New Roman"/>
        </w:rPr>
      </w:pPr>
      <w:r w:rsidRPr="0031162D">
        <w:rPr>
          <w:rFonts w:ascii="Times New Roman" w:eastAsia="宋体" w:hAnsi="Times New Roman" w:cs="Times New Roman"/>
        </w:rPr>
        <w:t>此时有：</w:t>
      </w:r>
    </w:p>
    <w:p w14:paraId="1CE1F9BC" w14:textId="77777777" w:rsidR="002D7329" w:rsidRPr="0031162D" w:rsidRDefault="008E5F6F" w:rsidP="000E779E">
      <w:pPr>
        <w:ind w:firstLineChars="202" w:firstLine="424"/>
        <w:jc w:val="right"/>
        <w:rPr>
          <w:rFonts w:ascii="Times New Roman" w:eastAsia="宋体" w:hAnsi="Times New Roman" w:cs="Times New Roman"/>
        </w:rPr>
      </w:pPr>
      <m:oMath>
        <m:sSub>
          <m:sSubPr>
            <m:ctrlPr>
              <w:rPr>
                <w:rFonts w:ascii="Cambria Math" w:eastAsia="宋体" w:hAnsi="Cambria Math" w:cs="Times New Roman"/>
                <w:i/>
              </w:rPr>
            </m:ctrlPr>
          </m:sSubPr>
          <m:e>
            <m:r>
              <w:rPr>
                <w:rFonts w:ascii="Cambria Math" w:eastAsia="宋体" w:hAnsi="Cambria Math" w:cs="Times New Roman"/>
              </w:rPr>
              <m:t>h</m:t>
            </m:r>
          </m:e>
          <m:sub>
            <m:r>
              <w:rPr>
                <w:rFonts w:ascii="Cambria Math" w:eastAsia="宋体" w:hAnsi="Cambria Math" w:cs="Times New Roman"/>
              </w:rPr>
              <m:t>3</m:t>
            </m:r>
          </m:sub>
        </m:sSub>
        <m:d>
          <m:dPr>
            <m:ctrlPr>
              <w:rPr>
                <w:rFonts w:ascii="Cambria Math" w:eastAsia="宋体" w:hAnsi="Cambria Math" w:cs="Times New Roman"/>
                <w:i/>
              </w:rPr>
            </m:ctrlPr>
          </m:dPr>
          <m:e>
            <m:r>
              <w:rPr>
                <w:rFonts w:ascii="Cambria Math" w:eastAsia="宋体" w:hAnsi="Cambria Math" w:cs="Times New Roman"/>
              </w:rPr>
              <m:t>0</m:t>
            </m:r>
          </m:e>
        </m:d>
        <m:r>
          <w:rPr>
            <w:rFonts w:ascii="Cambria Math" w:eastAsia="宋体" w:hAnsi="Cambria Math" w:cs="Times New Roman"/>
          </w:rPr>
          <m:t>=</m:t>
        </m:r>
        <m:f>
          <m:fPr>
            <m:ctrlPr>
              <w:rPr>
                <w:rFonts w:ascii="Cambria Math" w:eastAsia="宋体" w:hAnsi="Cambria Math" w:cs="Times New Roman"/>
                <w:i/>
              </w:rPr>
            </m:ctrlPr>
          </m:fPr>
          <m:num>
            <m:r>
              <w:rPr>
                <w:rFonts w:ascii="Cambria Math" w:eastAsia="宋体" w:hAnsi="Cambria Math" w:cs="Times New Roman"/>
              </w:rPr>
              <m:t>a</m:t>
            </m:r>
            <m:sSup>
              <m:sSupPr>
                <m:ctrlPr>
                  <w:rPr>
                    <w:rFonts w:ascii="Cambria Math" w:eastAsia="宋体" w:hAnsi="Cambria Math" w:cs="Times New Roman"/>
                    <w:i/>
                  </w:rPr>
                </m:ctrlPr>
              </m:sSupPr>
              <m:e>
                <m:sSub>
                  <m:sSubPr>
                    <m:ctrlPr>
                      <w:rPr>
                        <w:rFonts w:ascii="Cambria Math" w:eastAsia="宋体" w:hAnsi="Cambria Math" w:cs="Times New Roman"/>
                        <w:i/>
                      </w:rPr>
                    </m:ctrlPr>
                  </m:sSubPr>
                  <m:e>
                    <m:r>
                      <w:rPr>
                        <w:rFonts w:ascii="Cambria Math" w:eastAsia="宋体" w:hAnsi="Cambria Math" w:cs="Times New Roman"/>
                      </w:rPr>
                      <m:t>l</m:t>
                    </m:r>
                  </m:e>
                  <m:sub>
                    <m:r>
                      <w:rPr>
                        <w:rFonts w:ascii="Cambria Math" w:eastAsia="宋体" w:hAnsi="Cambria Math" w:cs="Times New Roman"/>
                      </w:rPr>
                      <m:t>0</m:t>
                    </m:r>
                  </m:sub>
                </m:sSub>
              </m:e>
              <m:sup>
                <m:r>
                  <w:rPr>
                    <w:rFonts w:ascii="Cambria Math" w:eastAsia="宋体" w:hAnsi="Cambria Math" w:cs="Times New Roman"/>
                  </w:rPr>
                  <m:t>2</m:t>
                </m:r>
              </m:sup>
            </m:sSup>
          </m:num>
          <m:den>
            <m:r>
              <w:rPr>
                <w:rFonts w:ascii="Cambria Math" w:eastAsia="宋体" w:hAnsi="Cambria Math" w:cs="Times New Roman"/>
              </w:rPr>
              <m:t>2</m:t>
            </m:r>
          </m:den>
        </m:f>
      </m:oMath>
      <w:r w:rsidR="00772A79" w:rsidRPr="0031162D">
        <w:rPr>
          <w:rFonts w:ascii="Times New Roman" w:eastAsia="宋体" w:hAnsi="Times New Roman" w:cs="Times New Roman"/>
        </w:rPr>
        <w:t xml:space="preserve">                                  </w:t>
      </w:r>
      <w:r w:rsidR="00A21D5F">
        <w:rPr>
          <w:rFonts w:ascii="Times New Roman" w:eastAsia="宋体" w:hAnsi="Times New Roman" w:cs="Times New Roman"/>
        </w:rPr>
        <w:t>(</w:t>
      </w:r>
      <w:r w:rsidR="00E0145C" w:rsidRPr="0031162D">
        <w:rPr>
          <w:rFonts w:ascii="Times New Roman" w:eastAsia="宋体" w:hAnsi="Times New Roman" w:cs="Times New Roman"/>
        </w:rPr>
        <w:t>17</w:t>
      </w:r>
      <w:r w:rsidR="00A21D5F">
        <w:rPr>
          <w:rFonts w:ascii="Times New Roman" w:eastAsia="宋体" w:hAnsi="Times New Roman" w:cs="Times New Roman"/>
        </w:rPr>
        <w:t>)</w:t>
      </w:r>
    </w:p>
    <w:p w14:paraId="24366A21" w14:textId="77777777" w:rsidR="002D7329" w:rsidRPr="0031162D" w:rsidRDefault="008E5F6F" w:rsidP="000E779E">
      <w:pPr>
        <w:wordWrap w:val="0"/>
        <w:ind w:firstLineChars="202" w:firstLine="424"/>
        <w:jc w:val="right"/>
        <w:rPr>
          <w:rFonts w:ascii="Times New Roman" w:eastAsia="宋体" w:hAnsi="Times New Roman" w:cs="Times New Roman"/>
        </w:rPr>
      </w:pPr>
      <m:oMath>
        <m:sSub>
          <m:sSubPr>
            <m:ctrlPr>
              <w:rPr>
                <w:rFonts w:ascii="Cambria Math" w:eastAsia="宋体" w:hAnsi="Cambria Math" w:cs="Times New Roman"/>
                <w:i/>
              </w:rPr>
            </m:ctrlPr>
          </m:sSubPr>
          <m:e>
            <m:r>
              <w:rPr>
                <w:rFonts w:ascii="Cambria Math" w:eastAsia="宋体" w:hAnsi="Cambria Math" w:cs="Times New Roman"/>
              </w:rPr>
              <m:t>h</m:t>
            </m:r>
          </m:e>
          <m:sub>
            <m:r>
              <w:rPr>
                <w:rFonts w:ascii="Cambria Math" w:eastAsia="宋体" w:hAnsi="Cambria Math" w:cs="Times New Roman"/>
              </w:rPr>
              <m:t>3</m:t>
            </m:r>
          </m:sub>
        </m:sSub>
        <m:d>
          <m:dPr>
            <m:ctrlPr>
              <w:rPr>
                <w:rFonts w:ascii="Cambria Math" w:eastAsia="宋体" w:hAnsi="Cambria Math" w:cs="Times New Roman"/>
                <w:i/>
              </w:rPr>
            </m:ctrlPr>
          </m:dPr>
          <m:e>
            <m:sSub>
              <m:sSubPr>
                <m:ctrlPr>
                  <w:rPr>
                    <w:rFonts w:ascii="Cambria Math" w:eastAsia="宋体" w:hAnsi="Cambria Math" w:cs="Times New Roman"/>
                    <w:i/>
                  </w:rPr>
                </m:ctrlPr>
              </m:sSubPr>
              <m:e>
                <m:r>
                  <w:rPr>
                    <w:rFonts w:ascii="Cambria Math" w:eastAsia="宋体" w:hAnsi="Cambria Math" w:cs="Times New Roman"/>
                  </w:rPr>
                  <m:t>L</m:t>
                </m:r>
              </m:e>
              <m:sub>
                <m:r>
                  <w:rPr>
                    <w:rFonts w:ascii="Cambria Math" w:eastAsia="宋体" w:hAnsi="Cambria Math" w:cs="Times New Roman"/>
                  </w:rPr>
                  <m:t>s</m:t>
                </m:r>
              </m:sub>
            </m:sSub>
          </m:e>
        </m:d>
        <m:r>
          <w:rPr>
            <w:rFonts w:ascii="Cambria Math" w:eastAsia="宋体" w:hAnsi="Cambria Math" w:cs="Times New Roman"/>
          </w:rPr>
          <m:t>=</m:t>
        </m:r>
        <m:f>
          <m:fPr>
            <m:ctrlPr>
              <w:rPr>
                <w:rFonts w:ascii="Cambria Math" w:eastAsia="宋体" w:hAnsi="Cambria Math" w:cs="Times New Roman"/>
                <w:i/>
              </w:rPr>
            </m:ctrlPr>
          </m:fPr>
          <m:num>
            <m:r>
              <w:rPr>
                <w:rFonts w:ascii="Cambria Math" w:eastAsia="宋体" w:hAnsi="Cambria Math" w:cs="Times New Roman"/>
              </w:rPr>
              <m:t>a</m:t>
            </m:r>
            <m:sSup>
              <m:sSupPr>
                <m:ctrlPr>
                  <w:rPr>
                    <w:rFonts w:ascii="Cambria Math" w:eastAsia="宋体" w:hAnsi="Cambria Math" w:cs="Times New Roman"/>
                    <w:i/>
                  </w:rPr>
                </m:ctrlPr>
              </m:sSupPr>
              <m:e>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L</m:t>
                    </m:r>
                  </m:e>
                  <m:sub>
                    <m:r>
                      <w:rPr>
                        <w:rFonts w:ascii="Cambria Math" w:eastAsia="宋体" w:hAnsi="Cambria Math" w:cs="Times New Roman"/>
                      </w:rPr>
                      <m:t>s</m:t>
                    </m:r>
                  </m:sub>
                </m:sSub>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l</m:t>
                    </m:r>
                  </m:e>
                  <m:sub>
                    <m:r>
                      <w:rPr>
                        <w:rFonts w:ascii="Cambria Math" w:eastAsia="宋体" w:hAnsi="Cambria Math" w:cs="Times New Roman"/>
                      </w:rPr>
                      <m:t>0</m:t>
                    </m:r>
                  </m:sub>
                </m:sSub>
                <m:r>
                  <w:rPr>
                    <w:rFonts w:ascii="Cambria Math" w:eastAsia="宋体" w:hAnsi="Cambria Math" w:cs="Times New Roman"/>
                  </w:rPr>
                  <m:t>)</m:t>
                </m:r>
              </m:e>
              <m:sup>
                <m:r>
                  <w:rPr>
                    <w:rFonts w:ascii="Cambria Math" w:eastAsia="宋体" w:hAnsi="Cambria Math" w:cs="Times New Roman"/>
                  </w:rPr>
                  <m:t>2</m:t>
                </m:r>
              </m:sup>
            </m:sSup>
          </m:num>
          <m:den>
            <m:r>
              <w:rPr>
                <w:rFonts w:ascii="Cambria Math" w:eastAsia="宋体" w:hAnsi="Cambria Math" w:cs="Times New Roman"/>
              </w:rPr>
              <m:t>1+</m:t>
            </m:r>
            <m:sSup>
              <m:sSupPr>
                <m:ctrlPr>
                  <w:rPr>
                    <w:rFonts w:ascii="Cambria Math" w:eastAsia="宋体" w:hAnsi="Cambria Math" w:cs="Times New Roman"/>
                    <w:i/>
                  </w:rPr>
                </m:ctrlPr>
              </m:sSupPr>
              <m:e>
                <m:r>
                  <w:rPr>
                    <w:rFonts w:ascii="Cambria Math" w:eastAsia="宋体" w:hAnsi="Cambria Math" w:cs="Times New Roman"/>
                  </w:rPr>
                  <m:t>e</m:t>
                </m:r>
              </m:e>
              <m:sup>
                <m:r>
                  <w:rPr>
                    <w:rFonts w:ascii="Cambria Math" w:eastAsia="宋体" w:hAnsi="Cambria Math" w:cs="Times New Roman"/>
                  </w:rPr>
                  <m:t>-k</m:t>
                </m:r>
                <m:sSub>
                  <m:sSubPr>
                    <m:ctrlPr>
                      <w:rPr>
                        <w:rFonts w:ascii="Cambria Math" w:eastAsia="宋体" w:hAnsi="Cambria Math" w:cs="Times New Roman"/>
                        <w:i/>
                      </w:rPr>
                    </m:ctrlPr>
                  </m:sSubPr>
                  <m:e>
                    <m:r>
                      <w:rPr>
                        <w:rFonts w:ascii="Cambria Math" w:eastAsia="宋体" w:hAnsi="Cambria Math" w:cs="Times New Roman"/>
                      </w:rPr>
                      <m:t>L</m:t>
                    </m:r>
                  </m:e>
                  <m:sub>
                    <m:r>
                      <w:rPr>
                        <w:rFonts w:ascii="Cambria Math" w:eastAsia="宋体" w:hAnsi="Cambria Math" w:cs="Times New Roman"/>
                      </w:rPr>
                      <m:t>s</m:t>
                    </m:r>
                  </m:sub>
                </m:sSub>
              </m:sup>
            </m:sSup>
          </m:den>
        </m:f>
      </m:oMath>
      <w:r w:rsidR="00772A79" w:rsidRPr="0031162D">
        <w:rPr>
          <w:rFonts w:ascii="Times New Roman" w:eastAsia="宋体" w:hAnsi="Times New Roman" w:cs="Times New Roman"/>
        </w:rPr>
        <w:t xml:space="preserve">                      </w:t>
      </w:r>
      <w:r w:rsidR="000E779E" w:rsidRPr="0031162D">
        <w:rPr>
          <w:rFonts w:ascii="Times New Roman" w:eastAsia="宋体" w:hAnsi="Times New Roman" w:cs="Times New Roman"/>
        </w:rPr>
        <w:t xml:space="preserve">          </w:t>
      </w:r>
      <w:r w:rsidR="00A21D5F">
        <w:rPr>
          <w:rFonts w:ascii="Times New Roman" w:eastAsia="宋体" w:hAnsi="Times New Roman" w:cs="Times New Roman"/>
        </w:rPr>
        <w:t>(</w:t>
      </w:r>
      <w:r w:rsidR="00E0145C" w:rsidRPr="0031162D">
        <w:rPr>
          <w:rFonts w:ascii="Times New Roman" w:eastAsia="宋体" w:hAnsi="Times New Roman" w:cs="Times New Roman"/>
        </w:rPr>
        <w:t>18</w:t>
      </w:r>
      <w:r w:rsidR="00A21D5F">
        <w:rPr>
          <w:rFonts w:ascii="Times New Roman" w:eastAsia="宋体" w:hAnsi="Times New Roman" w:cs="Times New Roman"/>
        </w:rPr>
        <w:t>)</w:t>
      </w:r>
    </w:p>
    <w:p w14:paraId="56923CBE" w14:textId="77777777" w:rsidR="002D7329" w:rsidRPr="0031162D" w:rsidRDefault="00772A79">
      <w:pPr>
        <w:ind w:firstLineChars="202" w:firstLine="424"/>
        <w:rPr>
          <w:rFonts w:ascii="Times New Roman" w:eastAsia="宋体" w:hAnsi="Times New Roman" w:cs="Times New Roman"/>
        </w:rPr>
      </w:pPr>
      <w:r w:rsidRPr="0031162D">
        <w:rPr>
          <w:rFonts w:ascii="Times New Roman" w:eastAsia="宋体" w:hAnsi="Times New Roman" w:cs="Times New Roman"/>
        </w:rPr>
        <w:t>另外，此时函数</w:t>
      </w:r>
      <m:oMath>
        <m:sSub>
          <m:sSubPr>
            <m:ctrlPr>
              <w:rPr>
                <w:rFonts w:ascii="Cambria Math" w:eastAsia="宋体" w:hAnsi="Cambria Math" w:cs="Times New Roman"/>
                <w:i/>
              </w:rPr>
            </m:ctrlPr>
          </m:sSubPr>
          <m:e>
            <m:r>
              <w:rPr>
                <w:rFonts w:ascii="Cambria Math" w:eastAsia="宋体" w:hAnsi="Cambria Math" w:cs="Times New Roman"/>
              </w:rPr>
              <m:t>h</m:t>
            </m:r>
          </m:e>
          <m:sub>
            <m:r>
              <w:rPr>
                <w:rFonts w:ascii="Cambria Math" w:eastAsia="宋体" w:hAnsi="Cambria Math" w:cs="Times New Roman"/>
              </w:rPr>
              <m:t>3</m:t>
            </m:r>
          </m:sub>
        </m:sSub>
        <m:d>
          <m:dPr>
            <m:ctrlPr>
              <w:rPr>
                <w:rFonts w:ascii="Cambria Math" w:eastAsia="宋体" w:hAnsi="Cambria Math" w:cs="Times New Roman"/>
                <w:i/>
              </w:rPr>
            </m:ctrlPr>
          </m:dPr>
          <m:e>
            <m:r>
              <w:rPr>
                <w:rFonts w:ascii="Cambria Math" w:eastAsia="宋体" w:hAnsi="Cambria Math" w:cs="Times New Roman"/>
              </w:rPr>
              <m:t>x</m:t>
            </m:r>
          </m:e>
        </m:d>
      </m:oMath>
      <w:r w:rsidRPr="0031162D">
        <w:rPr>
          <w:rFonts w:ascii="Times New Roman" w:eastAsia="宋体" w:hAnsi="Times New Roman" w:cs="Times New Roman"/>
        </w:rPr>
        <w:t>存在除</w:t>
      </w:r>
      <m:oMath>
        <m:r>
          <w:rPr>
            <w:rFonts w:ascii="Cambria Math" w:eastAsia="宋体" w:hAnsi="Cambria Math" w:cs="Times New Roman"/>
          </w:rPr>
          <m:t>x=</m:t>
        </m:r>
        <m:sSub>
          <m:sSubPr>
            <m:ctrlPr>
              <w:rPr>
                <w:rFonts w:ascii="Cambria Math" w:eastAsia="宋体" w:hAnsi="Cambria Math" w:cs="Times New Roman"/>
                <w:i/>
              </w:rPr>
            </m:ctrlPr>
          </m:sSubPr>
          <m:e>
            <m:r>
              <w:rPr>
                <w:rFonts w:ascii="Cambria Math" w:eastAsia="宋体" w:hAnsi="Cambria Math" w:cs="Times New Roman"/>
              </w:rPr>
              <m:t>l</m:t>
            </m:r>
          </m:e>
          <m:sub>
            <m:r>
              <w:rPr>
                <w:rFonts w:ascii="Cambria Math" w:eastAsia="宋体" w:hAnsi="Cambria Math" w:cs="Times New Roman"/>
              </w:rPr>
              <m:t>0</m:t>
            </m:r>
          </m:sub>
        </m:sSub>
      </m:oMath>
      <w:r w:rsidRPr="0031162D">
        <w:rPr>
          <w:rFonts w:ascii="Times New Roman" w:eastAsia="宋体" w:hAnsi="Times New Roman" w:cs="Times New Roman"/>
        </w:rPr>
        <w:t>外的另一个极值点，即极大值点，使</w:t>
      </w:r>
      <m:oMath>
        <m:f>
          <m:fPr>
            <m:ctrlPr>
              <w:rPr>
                <w:rFonts w:ascii="Cambria Math" w:eastAsia="宋体" w:hAnsi="Cambria Math" w:cs="Times New Roman"/>
                <w:i/>
              </w:rPr>
            </m:ctrlPr>
          </m:fPr>
          <m:num>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h</m:t>
                </m:r>
              </m:e>
              <m:sub>
                <m:r>
                  <w:rPr>
                    <w:rFonts w:ascii="Cambria Math" w:eastAsia="宋体" w:hAnsi="Cambria Math" w:cs="Times New Roman"/>
                  </w:rPr>
                  <m:t>3</m:t>
                </m:r>
              </m:sub>
            </m:sSub>
            <m:d>
              <m:dPr>
                <m:ctrlPr>
                  <w:rPr>
                    <w:rFonts w:ascii="Cambria Math" w:eastAsia="宋体" w:hAnsi="Cambria Math" w:cs="Times New Roman"/>
                    <w:i/>
                  </w:rPr>
                </m:ctrlPr>
              </m:dPr>
              <m:e>
                <m:r>
                  <w:rPr>
                    <w:rFonts w:ascii="Cambria Math" w:eastAsia="宋体" w:hAnsi="Cambria Math" w:cs="Times New Roman"/>
                  </w:rPr>
                  <m:t>x</m:t>
                </m:r>
              </m:e>
            </m:d>
          </m:num>
          <m:den>
            <m:r>
              <w:rPr>
                <w:rFonts w:ascii="Cambria Math" w:eastAsia="宋体" w:hAnsi="Cambria Math" w:cs="Times New Roman"/>
              </w:rPr>
              <m:t>∂x</m:t>
            </m:r>
          </m:den>
        </m:f>
        <m:r>
          <w:rPr>
            <w:rFonts w:ascii="Cambria Math" w:eastAsia="宋体" w:hAnsi="Cambria Math" w:cs="Times New Roman"/>
          </w:rPr>
          <m:t>=0</m:t>
        </m:r>
      </m:oMath>
      <w:r w:rsidRPr="0031162D">
        <w:rPr>
          <w:rFonts w:ascii="Times New Roman" w:eastAsia="宋体" w:hAnsi="Times New Roman" w:cs="Times New Roman"/>
        </w:rPr>
        <w:t>。由式</w:t>
      </w:r>
      <w:r w:rsidR="00A21D5F">
        <w:rPr>
          <w:rFonts w:ascii="Times New Roman" w:eastAsia="宋体" w:hAnsi="Times New Roman" w:cs="Times New Roman"/>
        </w:rPr>
        <w:t>(</w:t>
      </w:r>
      <w:r w:rsidR="00364F1D" w:rsidRPr="0031162D">
        <w:rPr>
          <w:rFonts w:ascii="Times New Roman" w:eastAsia="宋体" w:hAnsi="Times New Roman" w:cs="Times New Roman"/>
        </w:rPr>
        <w:t>13</w:t>
      </w:r>
      <w:r w:rsidR="00A21D5F">
        <w:rPr>
          <w:rFonts w:ascii="Times New Roman" w:eastAsia="宋体" w:hAnsi="Times New Roman" w:cs="Times New Roman"/>
        </w:rPr>
        <w:t>)</w:t>
      </w:r>
      <w:r w:rsidRPr="0031162D">
        <w:rPr>
          <w:rFonts w:ascii="Times New Roman" w:eastAsia="宋体" w:hAnsi="Times New Roman" w:cs="Times New Roman"/>
        </w:rPr>
        <w:t>可知，只有</w:t>
      </w:r>
      <m:oMath>
        <m:r>
          <w:rPr>
            <w:rFonts w:ascii="Cambria Math" w:eastAsia="宋体" w:hAnsi="Cambria Math" w:cs="Times New Roman"/>
          </w:rPr>
          <m:t>2+2</m:t>
        </m:r>
        <m:sSup>
          <m:sSupPr>
            <m:ctrlPr>
              <w:rPr>
                <w:rFonts w:ascii="Cambria Math" w:eastAsia="宋体" w:hAnsi="Cambria Math" w:cs="Times New Roman"/>
                <w:i/>
              </w:rPr>
            </m:ctrlPr>
          </m:sSupPr>
          <m:e>
            <m:r>
              <w:rPr>
                <w:rFonts w:ascii="Cambria Math" w:eastAsia="宋体" w:hAnsi="Cambria Math" w:cs="Times New Roman"/>
              </w:rPr>
              <m:t>ⅇ</m:t>
            </m:r>
          </m:e>
          <m:sup>
            <m:r>
              <w:rPr>
                <w:rFonts w:ascii="Cambria Math" w:eastAsia="宋体" w:hAnsi="Cambria Math" w:cs="Times New Roman"/>
              </w:rPr>
              <m:t>kx</m:t>
            </m:r>
          </m:sup>
        </m:sSup>
        <m:r>
          <w:rPr>
            <w:rFonts w:ascii="Cambria Math" w:eastAsia="宋体" w:hAnsi="Cambria Math" w:cs="Times New Roman"/>
          </w:rPr>
          <m:t>-k</m:t>
        </m:r>
        <m:sSub>
          <m:sSubPr>
            <m:ctrlPr>
              <w:rPr>
                <w:rFonts w:ascii="Cambria Math" w:eastAsia="宋体" w:hAnsi="Cambria Math" w:cs="Times New Roman"/>
                <w:i/>
              </w:rPr>
            </m:ctrlPr>
          </m:sSubPr>
          <m:e>
            <m:r>
              <w:rPr>
                <w:rFonts w:ascii="Cambria Math" w:eastAsia="宋体" w:hAnsi="Cambria Math" w:cs="Times New Roman"/>
              </w:rPr>
              <m:t>l</m:t>
            </m:r>
          </m:e>
          <m:sub>
            <m:r>
              <w:rPr>
                <w:rFonts w:ascii="Cambria Math" w:eastAsia="宋体" w:hAnsi="Cambria Math" w:cs="Times New Roman"/>
              </w:rPr>
              <m:t>0</m:t>
            </m:r>
          </m:sub>
        </m:sSub>
        <m:r>
          <w:rPr>
            <w:rFonts w:ascii="Cambria Math" w:eastAsia="宋体" w:hAnsi="Cambria Math" w:cs="Times New Roman"/>
          </w:rPr>
          <m:t>+kx=0</m:t>
        </m:r>
      </m:oMath>
      <w:r w:rsidRPr="0031162D">
        <w:rPr>
          <w:rFonts w:ascii="Times New Roman" w:eastAsia="宋体" w:hAnsi="Times New Roman" w:cs="Times New Roman"/>
        </w:rPr>
        <w:t>时可使</w:t>
      </w:r>
      <m:oMath>
        <m:f>
          <m:fPr>
            <m:ctrlPr>
              <w:rPr>
                <w:rFonts w:ascii="Cambria Math" w:eastAsia="宋体" w:hAnsi="Cambria Math" w:cs="Times New Roman"/>
                <w:i/>
              </w:rPr>
            </m:ctrlPr>
          </m:fPr>
          <m:num>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h</m:t>
                </m:r>
              </m:e>
              <m:sub>
                <m:r>
                  <w:rPr>
                    <w:rFonts w:ascii="Cambria Math" w:eastAsia="宋体" w:hAnsi="Cambria Math" w:cs="Times New Roman"/>
                  </w:rPr>
                  <m:t>3</m:t>
                </m:r>
              </m:sub>
            </m:sSub>
            <m:d>
              <m:dPr>
                <m:ctrlPr>
                  <w:rPr>
                    <w:rFonts w:ascii="Cambria Math" w:eastAsia="宋体" w:hAnsi="Cambria Math" w:cs="Times New Roman"/>
                    <w:i/>
                  </w:rPr>
                </m:ctrlPr>
              </m:dPr>
              <m:e>
                <m:r>
                  <w:rPr>
                    <w:rFonts w:ascii="Cambria Math" w:eastAsia="宋体" w:hAnsi="Cambria Math" w:cs="Times New Roman"/>
                  </w:rPr>
                  <m:t>x</m:t>
                </m:r>
              </m:e>
            </m:d>
          </m:num>
          <m:den>
            <m:r>
              <w:rPr>
                <w:rFonts w:ascii="Cambria Math" w:eastAsia="宋体" w:hAnsi="Cambria Math" w:cs="Times New Roman"/>
              </w:rPr>
              <m:t>∂x</m:t>
            </m:r>
          </m:den>
        </m:f>
      </m:oMath>
      <w:r w:rsidRPr="0031162D">
        <w:rPr>
          <w:rFonts w:ascii="Times New Roman" w:eastAsia="宋体" w:hAnsi="Times New Roman" w:cs="Times New Roman"/>
        </w:rPr>
        <w:t>存在另一个零点。假设</w:t>
      </w:r>
      <w:r w:rsidRPr="0031162D">
        <w:rPr>
          <w:rFonts w:ascii="Times New Roman" w:eastAsia="宋体" w:hAnsi="Times New Roman" w:cs="Times New Roman"/>
        </w:rPr>
        <w:t xml:space="preserve"> </w:t>
      </w:r>
      <m:oMath>
        <m:r>
          <w:rPr>
            <w:rFonts w:ascii="Cambria Math" w:eastAsia="宋体" w:hAnsi="Cambria Math" w:cs="Times New Roman"/>
          </w:rPr>
          <m:t>x</m:t>
        </m:r>
        <m:r>
          <m:rPr>
            <m:sty m:val="p"/>
          </m:rPr>
          <w:rPr>
            <w:rFonts w:ascii="Cambria Math" w:eastAsia="宋体" w:hAnsi="Cambria Math" w:cs="Times New Roman"/>
          </w:rPr>
          <m:t>=</m:t>
        </m:r>
        <m:r>
          <w:rPr>
            <w:rFonts w:ascii="Cambria Math" w:eastAsia="宋体" w:hAnsi="Cambria Math" w:cs="Times New Roman"/>
          </w:rPr>
          <m:t>t</m:t>
        </m:r>
      </m:oMath>
      <w:r w:rsidRPr="0031162D">
        <w:rPr>
          <w:rFonts w:ascii="Times New Roman" w:eastAsia="宋体" w:hAnsi="Times New Roman" w:cs="Times New Roman"/>
        </w:rPr>
        <w:t xml:space="preserve"> </w:t>
      </w:r>
      <w:r w:rsidRPr="0031162D">
        <w:rPr>
          <w:rFonts w:ascii="Times New Roman" w:eastAsia="宋体" w:hAnsi="Times New Roman" w:cs="Times New Roman"/>
        </w:rPr>
        <w:t>时</w:t>
      </w:r>
      <m:oMath>
        <m:f>
          <m:fPr>
            <m:ctrlPr>
              <w:rPr>
                <w:rFonts w:ascii="Cambria Math" w:eastAsia="宋体" w:hAnsi="Cambria Math" w:cs="Times New Roman"/>
                <w:i/>
              </w:rPr>
            </m:ctrlPr>
          </m:fPr>
          <m:num>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h</m:t>
                </m:r>
              </m:e>
              <m:sub>
                <m:r>
                  <w:rPr>
                    <w:rFonts w:ascii="Cambria Math" w:eastAsia="宋体" w:hAnsi="Cambria Math" w:cs="Times New Roman"/>
                  </w:rPr>
                  <m:t>3</m:t>
                </m:r>
              </m:sub>
            </m:sSub>
            <m:d>
              <m:dPr>
                <m:ctrlPr>
                  <w:rPr>
                    <w:rFonts w:ascii="Cambria Math" w:eastAsia="宋体" w:hAnsi="Cambria Math" w:cs="Times New Roman"/>
                    <w:i/>
                  </w:rPr>
                </m:ctrlPr>
              </m:dPr>
              <m:e>
                <m:r>
                  <w:rPr>
                    <w:rFonts w:ascii="Cambria Math" w:eastAsia="宋体" w:hAnsi="Cambria Math" w:cs="Times New Roman"/>
                  </w:rPr>
                  <m:t>x</m:t>
                </m:r>
              </m:e>
            </m:d>
          </m:num>
          <m:den>
            <m:r>
              <w:rPr>
                <w:rFonts w:ascii="Cambria Math" w:eastAsia="宋体" w:hAnsi="Cambria Math" w:cs="Times New Roman"/>
              </w:rPr>
              <m:t>∂x</m:t>
            </m:r>
          </m:den>
        </m:f>
        <m:r>
          <w:rPr>
            <w:rFonts w:ascii="Cambria Math" w:eastAsia="宋体" w:hAnsi="Cambria Math" w:cs="Times New Roman"/>
          </w:rPr>
          <m:t>=0</m:t>
        </m:r>
      </m:oMath>
      <w:r w:rsidRPr="0031162D">
        <w:rPr>
          <w:rFonts w:ascii="Times New Roman" w:eastAsia="宋体" w:hAnsi="Times New Roman" w:cs="Times New Roman"/>
        </w:rPr>
        <w:t>，此时茧丝纤度曲线的纤度值最大，记</w:t>
      </w:r>
      <m:oMath>
        <m:sSub>
          <m:sSubPr>
            <m:ctrlPr>
              <w:rPr>
                <w:rFonts w:ascii="Cambria Math" w:eastAsia="宋体" w:hAnsi="Cambria Math" w:cs="Times New Roman"/>
              </w:rPr>
            </m:ctrlPr>
          </m:sSubPr>
          <m:e>
            <m:r>
              <w:rPr>
                <w:rFonts w:ascii="Cambria Math" w:eastAsia="宋体" w:hAnsi="Cambria Math" w:cs="Times New Roman"/>
              </w:rPr>
              <m:t>y</m:t>
            </m:r>
          </m:e>
          <m:sub>
            <m:r>
              <w:rPr>
                <w:rFonts w:ascii="Cambria Math" w:eastAsia="宋体" w:hAnsi="Cambria Math" w:cs="Times New Roman"/>
              </w:rPr>
              <m:t>max</m:t>
            </m:r>
          </m:sub>
        </m:sSub>
      </m:oMath>
      <w:r w:rsidRPr="0031162D">
        <w:rPr>
          <w:rFonts w:ascii="Times New Roman" w:eastAsia="宋体" w:hAnsi="Times New Roman" w:cs="Times New Roman"/>
        </w:rPr>
        <w:t>为其最大纤度值，则有</w:t>
      </w:r>
      <w:ins w:id="201" w:author="XU" w:date="2018-09-26T15:06:00Z">
        <w:r w:rsidR="00916172">
          <w:rPr>
            <w:rFonts w:ascii="Times New Roman" w:eastAsia="宋体" w:hAnsi="Times New Roman" w:cs="Times New Roman" w:hint="eastAsia"/>
          </w:rPr>
          <w:t>：</w:t>
        </w:r>
      </w:ins>
      <w:del w:id="202" w:author="XU" w:date="2018-09-26T15:06:00Z">
        <w:r w:rsidRPr="0031162D" w:rsidDel="00916172">
          <w:rPr>
            <w:rFonts w:ascii="Times New Roman" w:eastAsia="宋体" w:hAnsi="Times New Roman" w:cs="Times New Roman"/>
          </w:rPr>
          <w:delText>:</w:delText>
        </w:r>
      </w:del>
    </w:p>
    <w:p w14:paraId="43312D2D" w14:textId="77777777" w:rsidR="002D7329" w:rsidRPr="0031162D" w:rsidRDefault="008E5F6F" w:rsidP="000E779E">
      <w:pPr>
        <w:wordWrap w:val="0"/>
        <w:ind w:firstLineChars="202" w:firstLine="424"/>
        <w:jc w:val="right"/>
        <w:rPr>
          <w:rFonts w:ascii="Times New Roman" w:eastAsia="宋体" w:hAnsi="Times New Roman" w:cs="Times New Roman"/>
        </w:rPr>
      </w:pPr>
      <m:oMath>
        <m:sSub>
          <m:sSubPr>
            <m:ctrlPr>
              <w:rPr>
                <w:rFonts w:ascii="Cambria Math" w:eastAsia="宋体" w:hAnsi="Cambria Math" w:cs="Times New Roman"/>
                <w:i/>
              </w:rPr>
            </m:ctrlPr>
          </m:sSubPr>
          <m:e>
            <m:r>
              <w:rPr>
                <w:rFonts w:ascii="Cambria Math" w:eastAsia="宋体" w:hAnsi="Cambria Math" w:cs="Times New Roman"/>
              </w:rPr>
              <m:t>h</m:t>
            </m:r>
          </m:e>
          <m:sub>
            <m:r>
              <w:rPr>
                <w:rFonts w:ascii="Cambria Math" w:eastAsia="宋体" w:hAnsi="Cambria Math" w:cs="Times New Roman"/>
              </w:rPr>
              <m:t>3</m:t>
            </m:r>
          </m:sub>
        </m:sSub>
        <m:d>
          <m:dPr>
            <m:ctrlPr>
              <w:rPr>
                <w:rFonts w:ascii="Cambria Math" w:eastAsia="宋体" w:hAnsi="Cambria Math" w:cs="Times New Roman"/>
                <w:i/>
              </w:rPr>
            </m:ctrlPr>
          </m:dPr>
          <m:e>
            <m:r>
              <w:rPr>
                <w:rFonts w:ascii="Cambria Math" w:eastAsia="宋体" w:hAnsi="Cambria Math" w:cs="Times New Roman"/>
              </w:rPr>
              <m:t>t</m:t>
            </m:r>
          </m:e>
        </m:d>
        <m:r>
          <w:rPr>
            <w:rFonts w:ascii="Cambria Math" w:eastAsia="宋体" w:hAnsi="Cambria Math" w:cs="Times New Roman"/>
          </w:rPr>
          <m:t>=</m:t>
        </m:r>
        <m:f>
          <m:fPr>
            <m:ctrlPr>
              <w:rPr>
                <w:rFonts w:ascii="Cambria Math" w:eastAsia="宋体" w:hAnsi="Cambria Math" w:cs="Times New Roman"/>
                <w:i/>
              </w:rPr>
            </m:ctrlPr>
          </m:fPr>
          <m:num>
            <m:r>
              <w:rPr>
                <w:rFonts w:ascii="Cambria Math" w:eastAsia="宋体" w:hAnsi="Cambria Math" w:cs="Times New Roman"/>
              </w:rPr>
              <m:t>a</m:t>
            </m:r>
            <m:sSup>
              <m:sSupPr>
                <m:ctrlPr>
                  <w:rPr>
                    <w:rFonts w:ascii="Cambria Math" w:eastAsia="宋体" w:hAnsi="Cambria Math" w:cs="Times New Roman"/>
                    <w:i/>
                  </w:rPr>
                </m:ctrlPr>
              </m:sSupPr>
              <m:e>
                <m:d>
                  <m:dPr>
                    <m:ctrlPr>
                      <w:rPr>
                        <w:rFonts w:ascii="Cambria Math" w:eastAsia="宋体" w:hAnsi="Cambria Math" w:cs="Times New Roman"/>
                        <w:i/>
                      </w:rPr>
                    </m:ctrlPr>
                  </m:dPr>
                  <m:e>
                    <m:r>
                      <w:rPr>
                        <w:rFonts w:ascii="Cambria Math" w:eastAsia="宋体" w:hAnsi="Cambria Math" w:cs="Times New Roman"/>
                      </w:rPr>
                      <m:t>t-</m:t>
                    </m:r>
                    <m:sSub>
                      <m:sSubPr>
                        <m:ctrlPr>
                          <w:rPr>
                            <w:rFonts w:ascii="Cambria Math" w:eastAsia="宋体" w:hAnsi="Cambria Math" w:cs="Times New Roman"/>
                            <w:i/>
                          </w:rPr>
                        </m:ctrlPr>
                      </m:sSubPr>
                      <m:e>
                        <m:r>
                          <w:rPr>
                            <w:rFonts w:ascii="Cambria Math" w:eastAsia="宋体" w:hAnsi="Cambria Math" w:cs="Times New Roman"/>
                          </w:rPr>
                          <m:t>l</m:t>
                        </m:r>
                      </m:e>
                      <m:sub>
                        <m:r>
                          <w:rPr>
                            <w:rFonts w:ascii="Cambria Math" w:eastAsia="宋体" w:hAnsi="Cambria Math" w:cs="Times New Roman"/>
                          </w:rPr>
                          <m:t>0</m:t>
                        </m:r>
                      </m:sub>
                    </m:sSub>
                  </m:e>
                </m:d>
              </m:e>
              <m:sup>
                <m:r>
                  <w:rPr>
                    <w:rFonts w:ascii="Cambria Math" w:eastAsia="宋体" w:hAnsi="Cambria Math" w:cs="Times New Roman"/>
                  </w:rPr>
                  <m:t>2</m:t>
                </m:r>
              </m:sup>
            </m:sSup>
          </m:num>
          <m:den>
            <m:r>
              <w:rPr>
                <w:rFonts w:ascii="Cambria Math" w:eastAsia="宋体" w:hAnsi="Cambria Math" w:cs="Times New Roman"/>
              </w:rPr>
              <m:t>1+</m:t>
            </m:r>
            <m:sSup>
              <m:sSupPr>
                <m:ctrlPr>
                  <w:rPr>
                    <w:rFonts w:ascii="Cambria Math" w:eastAsia="宋体" w:hAnsi="Cambria Math" w:cs="Times New Roman"/>
                    <w:i/>
                  </w:rPr>
                </m:ctrlPr>
              </m:sSupPr>
              <m:e>
                <m:r>
                  <w:rPr>
                    <w:rFonts w:ascii="Cambria Math" w:eastAsia="宋体" w:hAnsi="Cambria Math" w:cs="Times New Roman"/>
                  </w:rPr>
                  <m:t>e</m:t>
                </m:r>
              </m:e>
              <m:sup>
                <m:r>
                  <w:rPr>
                    <w:rFonts w:ascii="Cambria Math" w:eastAsia="宋体" w:hAnsi="Cambria Math" w:cs="Times New Roman"/>
                  </w:rPr>
                  <m:t>-kt</m:t>
                </m:r>
              </m:sup>
            </m:sSup>
          </m:den>
        </m:f>
        <m:r>
          <w:rPr>
            <w:rFonts w:ascii="Cambria Math" w:eastAsia="宋体" w:hAnsi="Cambria Math" w:cs="Times New Roman"/>
          </w:rPr>
          <m:t>=</m:t>
        </m:r>
        <m:sSub>
          <m:sSubPr>
            <m:ctrlPr>
              <w:rPr>
                <w:rFonts w:ascii="Cambria Math" w:eastAsia="宋体" w:hAnsi="Cambria Math" w:cs="Times New Roman"/>
              </w:rPr>
            </m:ctrlPr>
          </m:sSubPr>
          <m:e>
            <m:r>
              <w:rPr>
                <w:rFonts w:ascii="Cambria Math" w:eastAsia="宋体" w:hAnsi="Cambria Math" w:cs="Times New Roman"/>
              </w:rPr>
              <m:t>y</m:t>
            </m:r>
          </m:e>
          <m:sub>
            <m:r>
              <w:rPr>
                <w:rFonts w:ascii="Cambria Math" w:eastAsia="宋体" w:hAnsi="Cambria Math" w:cs="Times New Roman"/>
              </w:rPr>
              <m:t>max</m:t>
            </m:r>
          </m:sub>
        </m:sSub>
      </m:oMath>
      <w:r w:rsidR="00772A79" w:rsidRPr="0031162D">
        <w:rPr>
          <w:rFonts w:ascii="Times New Roman" w:eastAsia="宋体" w:hAnsi="Times New Roman" w:cs="Times New Roman"/>
        </w:rPr>
        <w:t xml:space="preserve">                     </w:t>
      </w:r>
      <w:r w:rsidR="000E779E" w:rsidRPr="0031162D">
        <w:rPr>
          <w:rFonts w:ascii="Times New Roman" w:eastAsia="宋体" w:hAnsi="Times New Roman" w:cs="Times New Roman"/>
        </w:rPr>
        <w:t xml:space="preserve">           </w:t>
      </w:r>
      <w:r w:rsidR="00A21D5F">
        <w:rPr>
          <w:rFonts w:ascii="Times New Roman" w:eastAsia="宋体" w:hAnsi="Times New Roman" w:cs="Times New Roman"/>
        </w:rPr>
        <w:t>(</w:t>
      </w:r>
      <w:r w:rsidR="00E0145C" w:rsidRPr="0031162D">
        <w:rPr>
          <w:rFonts w:ascii="Times New Roman" w:eastAsia="宋体" w:hAnsi="Times New Roman" w:cs="Times New Roman"/>
        </w:rPr>
        <w:t>19</w:t>
      </w:r>
      <w:r w:rsidR="00A21D5F">
        <w:rPr>
          <w:rFonts w:ascii="Times New Roman" w:eastAsia="宋体" w:hAnsi="Times New Roman" w:cs="Times New Roman"/>
        </w:rPr>
        <w:t>)</w:t>
      </w:r>
    </w:p>
    <w:p w14:paraId="509EDD41" w14:textId="77777777" w:rsidR="002D7329" w:rsidRPr="0031162D" w:rsidRDefault="00772A79" w:rsidP="000E779E">
      <w:pPr>
        <w:wordWrap w:val="0"/>
        <w:ind w:firstLineChars="202" w:firstLine="424"/>
        <w:jc w:val="right"/>
        <w:rPr>
          <w:rFonts w:ascii="Times New Roman" w:eastAsia="宋体" w:hAnsi="Times New Roman" w:cs="Times New Roman"/>
        </w:rPr>
      </w:pPr>
      <m:oMath>
        <m:r>
          <w:rPr>
            <w:rFonts w:ascii="Cambria Math" w:eastAsia="宋体" w:hAnsi="Cambria Math" w:cs="Times New Roman"/>
          </w:rPr>
          <m:t>2+2</m:t>
        </m:r>
        <m:sSup>
          <m:sSupPr>
            <m:ctrlPr>
              <w:rPr>
                <w:rFonts w:ascii="Cambria Math" w:eastAsia="宋体" w:hAnsi="Cambria Math" w:cs="Times New Roman"/>
                <w:i/>
              </w:rPr>
            </m:ctrlPr>
          </m:sSupPr>
          <m:e>
            <m:r>
              <w:rPr>
                <w:rFonts w:ascii="Cambria Math" w:eastAsia="宋体" w:hAnsi="Cambria Math" w:cs="Times New Roman"/>
              </w:rPr>
              <m:t>ⅇ</m:t>
            </m:r>
          </m:e>
          <m:sup>
            <m:r>
              <w:rPr>
                <w:rFonts w:ascii="Cambria Math" w:eastAsia="宋体" w:hAnsi="Cambria Math" w:cs="Times New Roman"/>
              </w:rPr>
              <m:t>kt</m:t>
            </m:r>
          </m:sup>
        </m:sSup>
        <m:r>
          <w:rPr>
            <w:rFonts w:ascii="Cambria Math" w:eastAsia="宋体" w:hAnsi="Cambria Math" w:cs="Times New Roman"/>
          </w:rPr>
          <m:t>-k</m:t>
        </m:r>
        <m:sSub>
          <m:sSubPr>
            <m:ctrlPr>
              <w:rPr>
                <w:rFonts w:ascii="Cambria Math" w:eastAsia="宋体" w:hAnsi="Cambria Math" w:cs="Times New Roman"/>
                <w:i/>
              </w:rPr>
            </m:ctrlPr>
          </m:sSubPr>
          <m:e>
            <m:r>
              <w:rPr>
                <w:rFonts w:ascii="Cambria Math" w:eastAsia="宋体" w:hAnsi="Cambria Math" w:cs="Times New Roman"/>
              </w:rPr>
              <m:t>l</m:t>
            </m:r>
          </m:e>
          <m:sub>
            <m:r>
              <w:rPr>
                <w:rFonts w:ascii="Cambria Math" w:eastAsia="宋体" w:hAnsi="Cambria Math" w:cs="Times New Roman"/>
              </w:rPr>
              <m:t>0</m:t>
            </m:r>
          </m:sub>
        </m:sSub>
        <m:r>
          <w:rPr>
            <w:rFonts w:ascii="Cambria Math" w:eastAsia="宋体" w:hAnsi="Cambria Math" w:cs="Times New Roman"/>
          </w:rPr>
          <m:t>+kt=0</m:t>
        </m:r>
      </m:oMath>
      <w:r w:rsidRPr="0031162D">
        <w:rPr>
          <w:rFonts w:ascii="Times New Roman" w:eastAsia="宋体" w:hAnsi="Times New Roman" w:cs="Times New Roman"/>
        </w:rPr>
        <w:t xml:space="preserve">                   </w:t>
      </w:r>
      <w:r w:rsidR="000E779E" w:rsidRPr="0031162D">
        <w:rPr>
          <w:rFonts w:ascii="Times New Roman" w:eastAsia="宋体" w:hAnsi="Times New Roman" w:cs="Times New Roman"/>
        </w:rPr>
        <w:t xml:space="preserve">           </w:t>
      </w:r>
      <w:r w:rsidR="00A21D5F">
        <w:rPr>
          <w:rFonts w:ascii="Times New Roman" w:eastAsia="宋体" w:hAnsi="Times New Roman" w:cs="Times New Roman"/>
        </w:rPr>
        <w:t>(</w:t>
      </w:r>
      <w:r w:rsidR="00E0145C" w:rsidRPr="0031162D">
        <w:rPr>
          <w:rFonts w:ascii="Times New Roman" w:eastAsia="宋体" w:hAnsi="Times New Roman" w:cs="Times New Roman"/>
        </w:rPr>
        <w:t>20</w:t>
      </w:r>
      <w:r w:rsidR="00A21D5F">
        <w:rPr>
          <w:rFonts w:ascii="Times New Roman" w:eastAsia="宋体" w:hAnsi="Times New Roman" w:cs="Times New Roman"/>
        </w:rPr>
        <w:t>)</w:t>
      </w:r>
    </w:p>
    <w:p w14:paraId="799AF282" w14:textId="77777777" w:rsidR="002D7329" w:rsidRPr="0031162D" w:rsidRDefault="00772A79">
      <w:pPr>
        <w:ind w:firstLineChars="202" w:firstLine="424"/>
        <w:rPr>
          <w:rFonts w:ascii="Times New Roman" w:eastAsia="宋体" w:hAnsi="Times New Roman" w:cs="Times New Roman"/>
          <w:i/>
        </w:rPr>
      </w:pPr>
      <w:r w:rsidRPr="0031162D">
        <w:rPr>
          <w:rFonts w:ascii="Times New Roman" w:eastAsia="宋体" w:hAnsi="Times New Roman" w:cs="Times New Roman"/>
        </w:rPr>
        <w:t>综上式</w:t>
      </w:r>
      <w:r w:rsidR="00A21D5F">
        <w:rPr>
          <w:rFonts w:ascii="Times New Roman" w:eastAsia="宋体" w:hAnsi="Times New Roman" w:cs="Times New Roman"/>
        </w:rPr>
        <w:t>(</w:t>
      </w:r>
      <w:r w:rsidR="00364F1D" w:rsidRPr="0031162D">
        <w:rPr>
          <w:rFonts w:ascii="Times New Roman" w:eastAsia="宋体" w:hAnsi="Times New Roman" w:cs="Times New Roman"/>
        </w:rPr>
        <w:t>17</w:t>
      </w:r>
      <w:r w:rsidR="00A21D5F">
        <w:rPr>
          <w:rFonts w:ascii="Times New Roman" w:eastAsia="宋体" w:hAnsi="Times New Roman" w:cs="Times New Roman"/>
        </w:rPr>
        <w:t>)</w:t>
      </w:r>
      <w:ins w:id="203" w:author="XU" w:date="2018-09-26T15:07:00Z">
        <w:r w:rsidR="00916172">
          <w:rPr>
            <w:rFonts w:ascii="Times New Roman" w:eastAsia="宋体" w:hAnsi="Times New Roman" w:cs="Times New Roman" w:hint="eastAsia"/>
          </w:rPr>
          <w:t>~</w:t>
        </w:r>
      </w:ins>
      <w:del w:id="204" w:author="XU" w:date="2018-09-26T15:07:00Z">
        <w:r w:rsidRPr="0031162D" w:rsidDel="00916172">
          <w:rPr>
            <w:rFonts w:ascii="Times New Roman" w:eastAsia="宋体" w:hAnsi="Times New Roman" w:cs="Times New Roman"/>
          </w:rPr>
          <w:delText>-</w:delText>
        </w:r>
      </w:del>
      <w:r w:rsidR="00A21D5F">
        <w:rPr>
          <w:rFonts w:ascii="Times New Roman" w:eastAsia="宋体" w:hAnsi="Times New Roman" w:cs="Times New Roman"/>
        </w:rPr>
        <w:t>(</w:t>
      </w:r>
      <w:r w:rsidR="00364F1D" w:rsidRPr="0031162D">
        <w:rPr>
          <w:rFonts w:ascii="Times New Roman" w:eastAsia="宋体" w:hAnsi="Times New Roman" w:cs="Times New Roman"/>
        </w:rPr>
        <w:t>20</w:t>
      </w:r>
      <w:r w:rsidR="00A21D5F">
        <w:rPr>
          <w:rFonts w:ascii="Times New Roman" w:eastAsia="宋体" w:hAnsi="Times New Roman" w:cs="Times New Roman"/>
        </w:rPr>
        <w:t>)</w:t>
      </w:r>
      <w:r w:rsidRPr="0031162D">
        <w:rPr>
          <w:rFonts w:ascii="Times New Roman" w:eastAsia="宋体" w:hAnsi="Times New Roman" w:cs="Times New Roman"/>
        </w:rPr>
        <w:t>构成了一个非线性方程组，利用</w:t>
      </w:r>
      <w:r w:rsidRPr="0031162D">
        <w:rPr>
          <w:rFonts w:ascii="Times New Roman" w:eastAsia="宋体" w:hAnsi="Times New Roman" w:cs="Times New Roman"/>
        </w:rPr>
        <w:t>Python</w:t>
      </w:r>
      <w:r w:rsidRPr="0031162D">
        <w:rPr>
          <w:rFonts w:ascii="Times New Roman" w:eastAsia="宋体" w:hAnsi="Times New Roman" w:cs="Times New Roman"/>
        </w:rPr>
        <w:t>语言</w:t>
      </w:r>
      <w:r w:rsidRPr="0031162D">
        <w:rPr>
          <w:rFonts w:ascii="Times New Roman" w:eastAsia="宋体" w:hAnsi="Times New Roman" w:cs="Times New Roman"/>
        </w:rPr>
        <w:t>scipy</w:t>
      </w:r>
      <w:r w:rsidRPr="0031162D">
        <w:rPr>
          <w:rFonts w:ascii="Times New Roman" w:eastAsia="宋体" w:hAnsi="Times New Roman" w:cs="Times New Roman"/>
        </w:rPr>
        <w:t>包中</w:t>
      </w:r>
      <w:r w:rsidRPr="0031162D">
        <w:rPr>
          <w:rFonts w:ascii="Times New Roman" w:eastAsia="宋体" w:hAnsi="Times New Roman" w:cs="Times New Roman"/>
        </w:rPr>
        <w:t>optimize</w:t>
      </w:r>
      <w:r w:rsidRPr="0031162D">
        <w:rPr>
          <w:rFonts w:ascii="Times New Roman" w:eastAsia="宋体" w:hAnsi="Times New Roman" w:cs="Times New Roman"/>
        </w:rPr>
        <w:t>模块的</w:t>
      </w:r>
      <w:r w:rsidRPr="0031162D">
        <w:rPr>
          <w:rFonts w:ascii="Times New Roman" w:eastAsia="宋体" w:hAnsi="Times New Roman" w:cs="Times New Roman"/>
        </w:rPr>
        <w:t>fsolve</w:t>
      </w:r>
      <w:r w:rsidRPr="0031162D">
        <w:rPr>
          <w:rFonts w:ascii="Times New Roman" w:eastAsia="宋体" w:hAnsi="Times New Roman" w:cs="Times New Roman"/>
        </w:rPr>
        <w:t>函数，可求出此非线性方程组的数值解，从而得到参数</w:t>
      </w:r>
      <w:r w:rsidRPr="0031162D">
        <w:rPr>
          <w:rFonts w:ascii="Times New Roman" w:eastAsia="宋体" w:hAnsi="Times New Roman" w:cs="Times New Roman"/>
          <w:i/>
        </w:rPr>
        <w:t>a</w:t>
      </w:r>
      <w:r w:rsidRPr="0031162D">
        <w:rPr>
          <w:rFonts w:ascii="Times New Roman" w:eastAsia="宋体" w:hAnsi="Times New Roman" w:cs="Times New Roman"/>
          <w:i/>
        </w:rPr>
        <w:t>，</w:t>
      </w:r>
      <w:r w:rsidRPr="0031162D">
        <w:rPr>
          <w:rFonts w:ascii="Times New Roman" w:eastAsia="宋体" w:hAnsi="Times New Roman" w:cs="Times New Roman"/>
          <w:i/>
        </w:rPr>
        <w:t>l</w:t>
      </w:r>
      <w:r w:rsidRPr="0031162D">
        <w:rPr>
          <w:rFonts w:ascii="Times New Roman" w:eastAsia="宋体" w:hAnsi="Times New Roman" w:cs="Times New Roman"/>
          <w:i/>
          <w:vertAlign w:val="subscript"/>
        </w:rPr>
        <w:t>0</w:t>
      </w:r>
      <w:r w:rsidRPr="0031162D">
        <w:rPr>
          <w:rFonts w:ascii="Times New Roman" w:eastAsia="宋体" w:hAnsi="Times New Roman" w:cs="Times New Roman"/>
        </w:rPr>
        <w:t>、</w:t>
      </w:r>
      <w:r w:rsidRPr="0031162D">
        <w:rPr>
          <w:rFonts w:ascii="Times New Roman" w:eastAsia="宋体" w:hAnsi="Times New Roman" w:cs="Times New Roman"/>
          <w:i/>
        </w:rPr>
        <w:t>b</w:t>
      </w:r>
      <w:r w:rsidRPr="0031162D">
        <w:rPr>
          <w:rFonts w:ascii="Times New Roman" w:eastAsia="宋体" w:hAnsi="Times New Roman" w:cs="Times New Roman"/>
        </w:rPr>
        <w:t>和</w:t>
      </w:r>
      <w:r w:rsidRPr="0031162D">
        <w:rPr>
          <w:rFonts w:ascii="Times New Roman" w:eastAsia="宋体" w:hAnsi="Times New Roman" w:cs="Times New Roman"/>
          <w:i/>
        </w:rPr>
        <w:t>k</w:t>
      </w:r>
      <w:r w:rsidRPr="0031162D">
        <w:rPr>
          <w:rFonts w:ascii="Times New Roman" w:eastAsia="宋体" w:hAnsi="Times New Roman" w:cs="Times New Roman"/>
          <w:i/>
        </w:rPr>
        <w:t>。</w:t>
      </w:r>
    </w:p>
    <w:p w14:paraId="485654A5" w14:textId="77777777" w:rsidR="002D7329" w:rsidRPr="0031162D" w:rsidRDefault="00772A79">
      <w:pPr>
        <w:rPr>
          <w:rFonts w:ascii="Times New Roman" w:eastAsia="宋体" w:hAnsi="Times New Roman" w:cs="Times New Roman"/>
        </w:rPr>
      </w:pPr>
      <w:r w:rsidRPr="0031162D">
        <w:rPr>
          <w:rFonts w:ascii="Times New Roman" w:eastAsia="宋体" w:hAnsi="Times New Roman" w:cs="Times New Roman"/>
        </w:rPr>
        <w:t xml:space="preserve">4.1.2 </w:t>
      </w:r>
      <w:r w:rsidRPr="0031162D">
        <w:rPr>
          <w:rFonts w:ascii="Times New Roman" w:eastAsia="宋体" w:hAnsi="Times New Roman" w:cs="Times New Roman"/>
        </w:rPr>
        <w:t>拟合验证</w:t>
      </w:r>
    </w:p>
    <w:p w14:paraId="32FA1BAE" w14:textId="77777777" w:rsidR="002D7329" w:rsidRPr="0031162D" w:rsidRDefault="00772A79">
      <w:pPr>
        <w:ind w:firstLineChars="202" w:firstLine="424"/>
        <w:rPr>
          <w:rFonts w:ascii="Times New Roman" w:eastAsia="宋体" w:hAnsi="Times New Roman" w:cs="Times New Roman"/>
        </w:rPr>
      </w:pPr>
      <w:r w:rsidRPr="0031162D">
        <w:rPr>
          <w:rFonts w:ascii="Times New Roman" w:eastAsia="宋体" w:hAnsi="Times New Roman" w:cs="Times New Roman"/>
        </w:rPr>
        <w:t>为了验证所推导的模型参数值是否合理，以推演的模型计算值为横坐标，以函数拟合后获得的最优拟合值为纵坐标，分别绘制四个庄口结果的散点图，</w:t>
      </w:r>
      <w:ins w:id="205" w:author="XU" w:date="2018-09-26T15:07:00Z">
        <w:r w:rsidR="00916172">
          <w:rPr>
            <w:rFonts w:ascii="Times New Roman" w:eastAsia="宋体" w:hAnsi="Times New Roman" w:cs="Times New Roman" w:hint="eastAsia"/>
          </w:rPr>
          <w:t>如</w:t>
        </w:r>
      </w:ins>
      <w:del w:id="206" w:author="XU" w:date="2018-09-26T15:07:00Z">
        <w:r w:rsidRPr="0031162D" w:rsidDel="00916172">
          <w:rPr>
            <w:rFonts w:ascii="Times New Roman" w:eastAsia="宋体" w:hAnsi="Times New Roman" w:cs="Times New Roman"/>
          </w:rPr>
          <w:delText>见</w:delText>
        </w:r>
      </w:del>
      <w:r w:rsidRPr="0031162D">
        <w:rPr>
          <w:rFonts w:ascii="Times New Roman" w:eastAsia="宋体" w:hAnsi="Times New Roman" w:cs="Times New Roman"/>
        </w:rPr>
        <w:t>图</w:t>
      </w:r>
      <w:r w:rsidR="00D045B1" w:rsidRPr="0031162D">
        <w:rPr>
          <w:rFonts w:ascii="Times New Roman" w:eastAsia="宋体" w:hAnsi="Times New Roman" w:cs="Times New Roman"/>
        </w:rPr>
        <w:t>3</w:t>
      </w:r>
      <w:r w:rsidRPr="0031162D">
        <w:rPr>
          <w:rFonts w:ascii="Times New Roman" w:eastAsia="宋体" w:hAnsi="Times New Roman" w:cs="Times New Roman"/>
        </w:rPr>
        <w:t>所示</w:t>
      </w:r>
    </w:p>
    <w:tbl>
      <w:tblPr>
        <w:tblStyle w:val="a9"/>
        <w:tblW w:w="962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966"/>
        <w:gridCol w:w="4663"/>
      </w:tblGrid>
      <w:tr w:rsidR="002D7329" w:rsidRPr="0031162D" w14:paraId="5CFC3D0C" w14:textId="77777777">
        <w:trPr>
          <w:jc w:val="center"/>
        </w:trPr>
        <w:tc>
          <w:tcPr>
            <w:tcW w:w="4966" w:type="dxa"/>
            <w:vAlign w:val="center"/>
          </w:tcPr>
          <w:p w14:paraId="40049E9A" w14:textId="77777777" w:rsidR="002D7329" w:rsidRPr="0031162D" w:rsidRDefault="00772A79">
            <w:pPr>
              <w:jc w:val="center"/>
              <w:rPr>
                <w:rFonts w:ascii="Times New Roman" w:eastAsia="宋体" w:hAnsi="Times New Roman" w:cs="Times New Roman"/>
              </w:rPr>
            </w:pPr>
            <w:r w:rsidRPr="0031162D">
              <w:rPr>
                <w:rFonts w:ascii="Times New Roman" w:eastAsia="宋体" w:hAnsi="Times New Roman" w:cs="Times New Roman"/>
              </w:rPr>
              <w:object w:dxaOrig="4749" w:dyaOrig="3594" w14:anchorId="5841B503">
                <v:shape id="_x0000_i1030" type="#_x0000_t75" style="width:238.5pt;height:179.25pt" o:ole="">
                  <v:imagedata r:id="rId20" o:title=""/>
                </v:shape>
                <o:OLEObject Type="Embed" ProgID="Origin50.Graph" ShapeID="_x0000_i1030" DrawAspect="Content" ObjectID="_1599510092" r:id="rId21"/>
              </w:object>
            </w:r>
          </w:p>
        </w:tc>
        <w:tc>
          <w:tcPr>
            <w:tcW w:w="4663" w:type="dxa"/>
            <w:vAlign w:val="center"/>
          </w:tcPr>
          <w:p w14:paraId="0C456339" w14:textId="77777777" w:rsidR="002D7329" w:rsidRPr="0031162D" w:rsidRDefault="00772A79">
            <w:pPr>
              <w:jc w:val="center"/>
              <w:rPr>
                <w:rFonts w:ascii="Times New Roman" w:eastAsia="宋体" w:hAnsi="Times New Roman" w:cs="Times New Roman"/>
              </w:rPr>
            </w:pPr>
            <w:r w:rsidRPr="0031162D">
              <w:rPr>
                <w:rFonts w:ascii="Times New Roman" w:eastAsia="宋体" w:hAnsi="Times New Roman" w:cs="Times New Roman"/>
              </w:rPr>
              <w:object w:dxaOrig="4661" w:dyaOrig="3581" w14:anchorId="6BCA0AC8">
                <v:shape id="_x0000_i1031" type="#_x0000_t75" style="width:233.25pt;height:179.25pt" o:ole="">
                  <v:imagedata r:id="rId22" o:title=""/>
                </v:shape>
                <o:OLEObject Type="Embed" ProgID="Origin50.Graph" ShapeID="_x0000_i1031" DrawAspect="Content" ObjectID="_1599510093" r:id="rId23"/>
              </w:object>
            </w:r>
          </w:p>
        </w:tc>
      </w:tr>
      <w:tr w:rsidR="002D7329" w:rsidRPr="0031162D" w14:paraId="14B0E2D0" w14:textId="77777777">
        <w:trPr>
          <w:jc w:val="center"/>
        </w:trPr>
        <w:tc>
          <w:tcPr>
            <w:tcW w:w="4966" w:type="dxa"/>
            <w:vAlign w:val="center"/>
          </w:tcPr>
          <w:p w14:paraId="53BEF02A" w14:textId="77777777" w:rsidR="002D7329" w:rsidRPr="000558B4" w:rsidRDefault="00916172" w:rsidP="000558B4">
            <w:pPr>
              <w:ind w:firstLineChars="202" w:firstLine="364"/>
              <w:jc w:val="center"/>
              <w:rPr>
                <w:rFonts w:ascii="Times New Roman" w:eastAsia="宋体" w:hAnsi="Times New Roman" w:cs="Times New Roman"/>
                <w:sz w:val="18"/>
                <w:szCs w:val="18"/>
              </w:rPr>
            </w:pPr>
            <w:ins w:id="207" w:author="XU" w:date="2018-09-26T15:07:00Z">
              <w:r>
                <w:rPr>
                  <w:rFonts w:ascii="Times New Roman" w:eastAsia="宋体" w:hAnsi="Times New Roman" w:cs="Times New Roman" w:hint="eastAsia"/>
                  <w:sz w:val="18"/>
                  <w:szCs w:val="18"/>
                </w:rPr>
                <w:t>(a)</w:t>
              </w:r>
            </w:ins>
            <w:r w:rsidR="00772A79" w:rsidRPr="000558B4">
              <w:rPr>
                <w:rFonts w:ascii="Times New Roman" w:eastAsia="宋体" w:hAnsi="Times New Roman" w:cs="Times New Roman"/>
                <w:sz w:val="18"/>
                <w:szCs w:val="18"/>
              </w:rPr>
              <w:t>广西柳城庄口</w:t>
            </w:r>
          </w:p>
        </w:tc>
        <w:tc>
          <w:tcPr>
            <w:tcW w:w="4663" w:type="dxa"/>
            <w:vAlign w:val="center"/>
          </w:tcPr>
          <w:p w14:paraId="5F10704B" w14:textId="77777777" w:rsidR="002D7329" w:rsidRPr="000558B4" w:rsidRDefault="00916172" w:rsidP="000558B4">
            <w:pPr>
              <w:ind w:firstLineChars="202" w:firstLine="364"/>
              <w:jc w:val="center"/>
              <w:rPr>
                <w:rFonts w:ascii="Times New Roman" w:eastAsia="宋体" w:hAnsi="Times New Roman" w:cs="Times New Roman"/>
                <w:sz w:val="18"/>
                <w:szCs w:val="18"/>
              </w:rPr>
            </w:pPr>
            <w:ins w:id="208" w:author="XU" w:date="2018-09-26T15:07:00Z">
              <w:r>
                <w:rPr>
                  <w:rFonts w:ascii="Times New Roman" w:eastAsia="宋体" w:hAnsi="Times New Roman" w:cs="Times New Roman" w:hint="eastAsia"/>
                  <w:sz w:val="18"/>
                  <w:szCs w:val="18"/>
                </w:rPr>
                <w:t>(b)</w:t>
              </w:r>
            </w:ins>
            <w:r w:rsidR="00772A79" w:rsidRPr="000558B4">
              <w:rPr>
                <w:rFonts w:ascii="Times New Roman" w:eastAsia="宋体" w:hAnsi="Times New Roman" w:cs="Times New Roman"/>
                <w:sz w:val="18"/>
                <w:szCs w:val="18"/>
              </w:rPr>
              <w:t>广西融安庄口</w:t>
            </w:r>
          </w:p>
        </w:tc>
      </w:tr>
      <w:tr w:rsidR="002D7329" w:rsidRPr="0031162D" w14:paraId="3C983A0E" w14:textId="77777777">
        <w:trPr>
          <w:jc w:val="center"/>
        </w:trPr>
        <w:tc>
          <w:tcPr>
            <w:tcW w:w="4966" w:type="dxa"/>
            <w:vAlign w:val="center"/>
          </w:tcPr>
          <w:p w14:paraId="60F9F8D0" w14:textId="77777777" w:rsidR="002D7329" w:rsidRPr="0031162D" w:rsidRDefault="00772A79">
            <w:pPr>
              <w:jc w:val="center"/>
              <w:rPr>
                <w:rFonts w:ascii="Times New Roman" w:eastAsia="宋体" w:hAnsi="Times New Roman" w:cs="Times New Roman"/>
              </w:rPr>
            </w:pPr>
            <w:r w:rsidRPr="0031162D">
              <w:rPr>
                <w:rFonts w:ascii="Times New Roman" w:eastAsia="宋体" w:hAnsi="Times New Roman" w:cs="Times New Roman"/>
              </w:rPr>
              <w:object w:dxaOrig="4731" w:dyaOrig="3581" w14:anchorId="410C7A91">
                <v:shape id="_x0000_i1032" type="#_x0000_t75" style="width:237pt;height:179.25pt" o:ole="">
                  <v:imagedata r:id="rId24" o:title=""/>
                </v:shape>
                <o:OLEObject Type="Embed" ProgID="Origin50.Graph" ShapeID="_x0000_i1032" DrawAspect="Content" ObjectID="_1599510094" r:id="rId25"/>
              </w:object>
            </w:r>
          </w:p>
        </w:tc>
        <w:tc>
          <w:tcPr>
            <w:tcW w:w="4663" w:type="dxa"/>
            <w:vAlign w:val="center"/>
          </w:tcPr>
          <w:p w14:paraId="70CB26B1" w14:textId="77777777" w:rsidR="002D7329" w:rsidRPr="0031162D" w:rsidRDefault="00772A79">
            <w:pPr>
              <w:jc w:val="center"/>
              <w:rPr>
                <w:rFonts w:ascii="Times New Roman" w:eastAsia="宋体" w:hAnsi="Times New Roman" w:cs="Times New Roman"/>
              </w:rPr>
            </w:pPr>
            <w:r w:rsidRPr="0031162D">
              <w:rPr>
                <w:rFonts w:ascii="Times New Roman" w:eastAsia="宋体" w:hAnsi="Times New Roman" w:cs="Times New Roman"/>
              </w:rPr>
              <w:object w:dxaOrig="4661" w:dyaOrig="3581" w14:anchorId="16C6D356">
                <v:shape id="_x0000_i1033" type="#_x0000_t75" style="width:233.25pt;height:179.25pt" o:ole="">
                  <v:imagedata r:id="rId26" o:title=""/>
                </v:shape>
                <o:OLEObject Type="Embed" ProgID="Origin50.Graph" ShapeID="_x0000_i1033" DrawAspect="Content" ObjectID="_1599510095" r:id="rId27"/>
              </w:object>
            </w:r>
          </w:p>
        </w:tc>
      </w:tr>
      <w:tr w:rsidR="002D7329" w:rsidRPr="000558B4" w14:paraId="09D0E654" w14:textId="77777777">
        <w:trPr>
          <w:jc w:val="center"/>
        </w:trPr>
        <w:tc>
          <w:tcPr>
            <w:tcW w:w="4966" w:type="dxa"/>
            <w:vAlign w:val="center"/>
          </w:tcPr>
          <w:p w14:paraId="36F7F856" w14:textId="77777777" w:rsidR="002D7329" w:rsidRPr="000558B4" w:rsidRDefault="00CA4531">
            <w:pPr>
              <w:jc w:val="center"/>
              <w:rPr>
                <w:rFonts w:ascii="Times New Roman" w:eastAsia="宋体" w:hAnsi="Times New Roman" w:cs="Times New Roman"/>
                <w:sz w:val="18"/>
                <w:szCs w:val="18"/>
              </w:rPr>
            </w:pPr>
            <w:ins w:id="209" w:author="XU" w:date="2018-09-26T15:08:00Z">
              <w:r>
                <w:rPr>
                  <w:rFonts w:ascii="Times New Roman" w:eastAsia="宋体" w:hAnsi="Times New Roman" w:cs="Times New Roman" w:hint="eastAsia"/>
                  <w:sz w:val="18"/>
                  <w:szCs w:val="18"/>
                </w:rPr>
                <w:t>(c)</w:t>
              </w:r>
            </w:ins>
            <w:r w:rsidR="00772A79" w:rsidRPr="000558B4">
              <w:rPr>
                <w:rFonts w:ascii="Times New Roman" w:eastAsia="宋体" w:hAnsi="Times New Roman" w:cs="Times New Roman"/>
                <w:sz w:val="18"/>
                <w:szCs w:val="18"/>
              </w:rPr>
              <w:t>广西横县庄口</w:t>
            </w:r>
          </w:p>
        </w:tc>
        <w:tc>
          <w:tcPr>
            <w:tcW w:w="4663" w:type="dxa"/>
            <w:vAlign w:val="center"/>
          </w:tcPr>
          <w:p w14:paraId="61FEDF7F" w14:textId="77777777" w:rsidR="002D7329" w:rsidRPr="000558B4" w:rsidRDefault="00CA4531" w:rsidP="000558B4">
            <w:pPr>
              <w:ind w:firstLineChars="202" w:firstLine="364"/>
              <w:jc w:val="center"/>
              <w:rPr>
                <w:rFonts w:ascii="Times New Roman" w:eastAsia="宋体" w:hAnsi="Times New Roman" w:cs="Times New Roman"/>
                <w:sz w:val="18"/>
                <w:szCs w:val="18"/>
              </w:rPr>
            </w:pPr>
            <w:ins w:id="210" w:author="XU" w:date="2018-09-26T15:08:00Z">
              <w:r>
                <w:rPr>
                  <w:rFonts w:ascii="Times New Roman" w:eastAsia="宋体" w:hAnsi="Times New Roman" w:cs="Times New Roman" w:hint="eastAsia"/>
                  <w:sz w:val="18"/>
                  <w:szCs w:val="18"/>
                </w:rPr>
                <w:t>(d)</w:t>
              </w:r>
            </w:ins>
            <w:r w:rsidR="00772A79" w:rsidRPr="000558B4">
              <w:rPr>
                <w:rFonts w:ascii="Times New Roman" w:eastAsia="宋体" w:hAnsi="Times New Roman" w:cs="Times New Roman"/>
                <w:sz w:val="18"/>
                <w:szCs w:val="18"/>
              </w:rPr>
              <w:t>浙江嘉兴庄口</w:t>
            </w:r>
          </w:p>
        </w:tc>
      </w:tr>
    </w:tbl>
    <w:p w14:paraId="2E20DA2A" w14:textId="77777777" w:rsidR="002D7329" w:rsidRPr="000558B4" w:rsidRDefault="00772A79">
      <w:pPr>
        <w:jc w:val="center"/>
        <w:rPr>
          <w:rFonts w:ascii="Times New Roman" w:eastAsia="宋体" w:hAnsi="Times New Roman" w:cs="Times New Roman"/>
          <w:sz w:val="18"/>
          <w:szCs w:val="18"/>
        </w:rPr>
      </w:pPr>
      <w:r w:rsidRPr="000558B4">
        <w:rPr>
          <w:rFonts w:ascii="Times New Roman" w:eastAsia="宋体" w:hAnsi="Times New Roman" w:cs="Times New Roman"/>
          <w:b/>
          <w:sz w:val="18"/>
          <w:szCs w:val="18"/>
        </w:rPr>
        <w:t>图</w:t>
      </w:r>
      <w:r w:rsidR="00D045B1" w:rsidRPr="000558B4">
        <w:rPr>
          <w:rFonts w:ascii="Times New Roman" w:eastAsia="宋体" w:hAnsi="Times New Roman" w:cs="Times New Roman"/>
          <w:b/>
          <w:sz w:val="18"/>
          <w:szCs w:val="18"/>
        </w:rPr>
        <w:t>3</w:t>
      </w:r>
      <w:r w:rsidR="00FF296B" w:rsidRPr="000558B4">
        <w:rPr>
          <w:rFonts w:ascii="Times New Roman" w:eastAsia="宋体" w:hAnsi="Times New Roman" w:cs="Times New Roman"/>
          <w:sz w:val="18"/>
          <w:szCs w:val="18"/>
        </w:rPr>
        <w:t xml:space="preserve"> </w:t>
      </w:r>
      <w:r w:rsidR="00D045B1"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模型计算参数值与拟合最优参数值之间的关系</w:t>
      </w:r>
    </w:p>
    <w:p w14:paraId="3D5E5932" w14:textId="77777777" w:rsidR="002D7329" w:rsidRPr="000558B4" w:rsidRDefault="00772A79">
      <w:pPr>
        <w:jc w:val="center"/>
        <w:rPr>
          <w:rFonts w:ascii="Times New Roman" w:eastAsia="宋体" w:hAnsi="Times New Roman" w:cs="Times New Roman"/>
          <w:sz w:val="18"/>
          <w:szCs w:val="18"/>
        </w:rPr>
      </w:pPr>
      <w:r w:rsidRPr="000558B4">
        <w:rPr>
          <w:rFonts w:ascii="Times New Roman" w:eastAsia="宋体" w:hAnsi="Times New Roman" w:cs="Times New Roman"/>
          <w:b/>
          <w:sz w:val="18"/>
          <w:szCs w:val="18"/>
        </w:rPr>
        <w:t>Fig</w:t>
      </w:r>
      <w:r w:rsidR="00FF296B" w:rsidRPr="000558B4">
        <w:rPr>
          <w:rFonts w:ascii="Times New Roman" w:eastAsia="宋体" w:hAnsi="Times New Roman" w:cs="Times New Roman"/>
          <w:b/>
          <w:sz w:val="18"/>
          <w:szCs w:val="18"/>
        </w:rPr>
        <w:t>.</w:t>
      </w:r>
      <w:r w:rsidR="00D045B1" w:rsidRPr="000558B4">
        <w:rPr>
          <w:rFonts w:ascii="Times New Roman" w:eastAsia="宋体" w:hAnsi="Times New Roman" w:cs="Times New Roman"/>
          <w:b/>
          <w:sz w:val="18"/>
          <w:szCs w:val="18"/>
        </w:rPr>
        <w:t>3</w:t>
      </w:r>
      <w:r w:rsidR="00FF296B"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The between of parameter values by model calculation and optimum fitting</w:t>
      </w:r>
    </w:p>
    <w:p w14:paraId="6790A821" w14:textId="77777777" w:rsidR="002D7329" w:rsidRPr="0031162D" w:rsidRDefault="00772A79">
      <w:pPr>
        <w:ind w:firstLineChars="202" w:firstLine="424"/>
        <w:jc w:val="left"/>
        <w:rPr>
          <w:rFonts w:ascii="Times New Roman" w:eastAsia="宋体" w:hAnsi="Times New Roman" w:cs="Times New Roman"/>
        </w:rPr>
      </w:pPr>
      <w:r w:rsidRPr="0031162D">
        <w:rPr>
          <w:rFonts w:ascii="Times New Roman" w:eastAsia="宋体" w:hAnsi="Times New Roman" w:cs="Times New Roman"/>
        </w:rPr>
        <w:t>由图</w:t>
      </w:r>
      <w:ins w:id="211" w:author="XU" w:date="2018-09-26T15:08:00Z">
        <w:r w:rsidR="00A83BFE">
          <w:rPr>
            <w:rFonts w:ascii="Times New Roman" w:eastAsia="宋体" w:hAnsi="Times New Roman" w:cs="Times New Roman" w:hint="eastAsia"/>
          </w:rPr>
          <w:t>3</w:t>
        </w:r>
      </w:ins>
      <w:del w:id="212" w:author="XU" w:date="2018-09-26T15:08:00Z">
        <w:r w:rsidRPr="0031162D" w:rsidDel="00A83BFE">
          <w:rPr>
            <w:rFonts w:ascii="Times New Roman" w:eastAsia="宋体" w:hAnsi="Times New Roman" w:cs="Times New Roman"/>
          </w:rPr>
          <w:delText>4</w:delText>
        </w:r>
      </w:del>
      <w:r w:rsidRPr="0031162D">
        <w:rPr>
          <w:rFonts w:ascii="Times New Roman" w:eastAsia="宋体" w:hAnsi="Times New Roman" w:cs="Times New Roman"/>
        </w:rPr>
        <w:t>可知，除极少数的异常点外，计算获得的模型参数与拟合最优参数值之间存在着密切的正相关关系</w:t>
      </w:r>
      <w:ins w:id="213" w:author="XU" w:date="2018-09-26T15:29:00Z">
        <w:r w:rsidR="009E1941">
          <w:rPr>
            <w:rFonts w:ascii="Times New Roman" w:eastAsia="宋体" w:hAnsi="Times New Roman" w:cs="Times New Roman" w:hint="eastAsia"/>
          </w:rPr>
          <w:t>，</w:t>
        </w:r>
      </w:ins>
      <w:del w:id="214" w:author="XU" w:date="2018-09-26T15:29:00Z">
        <w:r w:rsidRPr="0031162D" w:rsidDel="009E1941">
          <w:rPr>
            <w:rFonts w:ascii="Times New Roman" w:eastAsia="宋体" w:hAnsi="Times New Roman" w:cs="Times New Roman"/>
          </w:rPr>
          <w:delText>。</w:delText>
        </w:r>
      </w:del>
      <w:r w:rsidRPr="0031162D">
        <w:rPr>
          <w:rFonts w:ascii="Times New Roman" w:eastAsia="宋体" w:hAnsi="Times New Roman" w:cs="Times New Roman"/>
        </w:rPr>
        <w:t>说明计算获得的模型参数具有良好的适用性。</w:t>
      </w:r>
    </w:p>
    <w:p w14:paraId="338EF971" w14:textId="77777777" w:rsidR="002D7329" w:rsidRPr="0031162D" w:rsidRDefault="00772A79">
      <w:pPr>
        <w:jc w:val="left"/>
        <w:rPr>
          <w:rFonts w:ascii="Times New Roman" w:eastAsia="宋体" w:hAnsi="Times New Roman" w:cs="Times New Roman"/>
          <w:b/>
        </w:rPr>
      </w:pPr>
      <w:r w:rsidRPr="0031162D">
        <w:rPr>
          <w:rFonts w:ascii="Times New Roman" w:eastAsia="宋体" w:hAnsi="Times New Roman" w:cs="Times New Roman"/>
          <w:b/>
        </w:rPr>
        <w:t xml:space="preserve">4.2  </w:t>
      </w:r>
      <w:r w:rsidRPr="0031162D">
        <w:rPr>
          <w:rFonts w:ascii="Times New Roman" w:eastAsia="宋体" w:hAnsi="Times New Roman" w:cs="Times New Roman"/>
          <w:b/>
        </w:rPr>
        <w:t>茧丝纤度曲线的模拟生成步骤</w:t>
      </w:r>
    </w:p>
    <w:p w14:paraId="0F043CC5" w14:textId="77777777" w:rsidR="002D7329" w:rsidRPr="0031162D" w:rsidRDefault="00772A79">
      <w:pPr>
        <w:ind w:firstLineChars="202" w:firstLine="424"/>
        <w:jc w:val="left"/>
        <w:rPr>
          <w:rFonts w:ascii="Times New Roman" w:eastAsia="宋体" w:hAnsi="Times New Roman" w:cs="Times New Roman"/>
        </w:rPr>
      </w:pPr>
      <w:commentRangeStart w:id="215"/>
      <w:r w:rsidRPr="0031162D">
        <w:rPr>
          <w:rFonts w:ascii="Times New Roman" w:eastAsia="宋体" w:hAnsi="Times New Roman" w:cs="Times New Roman"/>
        </w:rPr>
        <w:t>基于以上的分析，可将茧丝纤度曲线的模拟生成方法总结如下：</w:t>
      </w:r>
    </w:p>
    <w:p w14:paraId="309C0771" w14:textId="77777777" w:rsidR="002D7329" w:rsidRPr="0031162D" w:rsidRDefault="00A21D5F">
      <w:pPr>
        <w:ind w:firstLineChars="202" w:firstLine="424"/>
        <w:jc w:val="left"/>
        <w:rPr>
          <w:rFonts w:ascii="Times New Roman" w:eastAsia="宋体" w:hAnsi="Times New Roman" w:cs="Times New Roman"/>
        </w:rPr>
      </w:pPr>
      <w:del w:id="216" w:author="XU" w:date="2018-09-26T15:08:00Z">
        <w:r w:rsidDel="00A83BFE">
          <w:rPr>
            <w:rFonts w:ascii="Times New Roman" w:eastAsia="宋体" w:hAnsi="Times New Roman" w:cs="Times New Roman"/>
          </w:rPr>
          <w:delText>(</w:delText>
        </w:r>
      </w:del>
      <w:r w:rsidR="00772A79" w:rsidRPr="0031162D">
        <w:rPr>
          <w:rFonts w:ascii="Times New Roman" w:eastAsia="宋体" w:hAnsi="Times New Roman" w:cs="Times New Roman"/>
        </w:rPr>
        <w:t>1</w:t>
      </w:r>
      <w:r>
        <w:rPr>
          <w:rFonts w:ascii="Times New Roman" w:eastAsia="宋体" w:hAnsi="Times New Roman" w:cs="Times New Roman"/>
        </w:rPr>
        <w:t>)</w:t>
      </w:r>
      <w:r w:rsidR="00772A79" w:rsidRPr="0031162D">
        <w:rPr>
          <w:rFonts w:ascii="Times New Roman" w:eastAsia="宋体" w:hAnsi="Times New Roman" w:cs="Times New Roman"/>
        </w:rPr>
        <w:t>对所要模拟的蚕茧庄口进行茧丝纤度调查。</w:t>
      </w:r>
    </w:p>
    <w:p w14:paraId="6CD64487" w14:textId="77777777" w:rsidR="002D7329" w:rsidRPr="0031162D" w:rsidRDefault="00A21D5F">
      <w:pPr>
        <w:ind w:firstLineChars="202" w:firstLine="424"/>
        <w:jc w:val="left"/>
        <w:rPr>
          <w:rFonts w:ascii="Times New Roman" w:eastAsia="宋体" w:hAnsi="Times New Roman" w:cs="Times New Roman"/>
        </w:rPr>
      </w:pPr>
      <w:del w:id="217" w:author="XU" w:date="2018-09-26T15:08:00Z">
        <w:r w:rsidDel="00A83BFE">
          <w:rPr>
            <w:rFonts w:ascii="Times New Roman" w:eastAsia="宋体" w:hAnsi="Times New Roman" w:cs="Times New Roman"/>
          </w:rPr>
          <w:delText>(</w:delText>
        </w:r>
      </w:del>
      <w:r w:rsidR="00772A79" w:rsidRPr="0031162D">
        <w:rPr>
          <w:rFonts w:ascii="Times New Roman" w:eastAsia="宋体" w:hAnsi="Times New Roman" w:cs="Times New Roman"/>
        </w:rPr>
        <w:t>2</w:t>
      </w:r>
      <w:r>
        <w:rPr>
          <w:rFonts w:ascii="Times New Roman" w:eastAsia="宋体" w:hAnsi="Times New Roman" w:cs="Times New Roman"/>
        </w:rPr>
        <w:t>)</w:t>
      </w:r>
      <w:r w:rsidR="00772A79" w:rsidRPr="0031162D">
        <w:rPr>
          <w:rFonts w:ascii="Times New Roman" w:eastAsia="宋体" w:hAnsi="Times New Roman" w:cs="Times New Roman"/>
        </w:rPr>
        <w:t>根据</w:t>
      </w:r>
      <w:r w:rsidR="00772A79" w:rsidRPr="0031162D">
        <w:rPr>
          <w:rFonts w:ascii="Times New Roman" w:eastAsia="宋体" w:hAnsi="Times New Roman" w:cs="Times New Roman"/>
        </w:rPr>
        <w:t>3.1</w:t>
      </w:r>
      <w:r w:rsidR="00772A79" w:rsidRPr="0031162D">
        <w:rPr>
          <w:rFonts w:ascii="Times New Roman" w:eastAsia="宋体" w:hAnsi="Times New Roman" w:cs="Times New Roman"/>
        </w:rPr>
        <w:t>所述的方法，对调查获得的茧丝纤度曲线数据进行预处理。</w:t>
      </w:r>
    </w:p>
    <w:p w14:paraId="730FDE02" w14:textId="7D6F1634" w:rsidR="002D7329" w:rsidRPr="0031162D" w:rsidRDefault="00A21D5F">
      <w:pPr>
        <w:ind w:firstLineChars="202" w:firstLine="424"/>
        <w:jc w:val="left"/>
        <w:rPr>
          <w:rFonts w:ascii="Times New Roman" w:eastAsia="宋体" w:hAnsi="Times New Roman" w:cs="Times New Roman"/>
        </w:rPr>
      </w:pPr>
      <w:del w:id="218" w:author="XU" w:date="2018-09-26T15:08:00Z">
        <w:r w:rsidDel="00A83BFE">
          <w:rPr>
            <w:rFonts w:ascii="Times New Roman" w:eastAsia="宋体" w:hAnsi="Times New Roman" w:cs="Times New Roman"/>
          </w:rPr>
          <w:delText>(</w:delText>
        </w:r>
      </w:del>
      <w:r w:rsidR="00772A79" w:rsidRPr="0031162D">
        <w:rPr>
          <w:rFonts w:ascii="Times New Roman" w:eastAsia="宋体" w:hAnsi="Times New Roman" w:cs="Times New Roman"/>
        </w:rPr>
        <w:t>3</w:t>
      </w:r>
      <w:r>
        <w:rPr>
          <w:rFonts w:ascii="Times New Roman" w:eastAsia="宋体" w:hAnsi="Times New Roman" w:cs="Times New Roman"/>
        </w:rPr>
        <w:t>)</w:t>
      </w:r>
      <w:r w:rsidR="00772A79" w:rsidRPr="0031162D">
        <w:rPr>
          <w:rFonts w:ascii="Times New Roman" w:eastAsia="宋体" w:hAnsi="Times New Roman" w:cs="Times New Roman"/>
        </w:rPr>
        <w:t>分别统计该庄口茧丝纤度曲线的初始端纤度均值</w:t>
      </w:r>
      <w:r>
        <w:rPr>
          <w:rFonts w:ascii="Times New Roman" w:eastAsia="宋体" w:hAnsi="Times New Roman" w:cs="Times New Roman"/>
        </w:rPr>
        <w:t>(</w:t>
      </w:r>
      <m:oMath>
        <m:sSub>
          <m:sSubPr>
            <m:ctrlPr>
              <w:rPr>
                <w:rFonts w:ascii="Cambria Math" w:eastAsia="宋体" w:hAnsi="Cambria Math" w:cs="Times New Roman"/>
                <w:i/>
                <w:rPrChange w:id="219" w:author="JiweiHuang" w:date="2018-09-26T23:12:00Z">
                  <w:rPr>
                    <w:rFonts w:ascii="Cambria Math" w:eastAsia="宋体" w:hAnsi="Cambria Math" w:cs="Times New Roman"/>
                  </w:rPr>
                </w:rPrChange>
              </w:rPr>
            </m:ctrlPr>
          </m:sSubPr>
          <m:e>
            <m:r>
              <w:rPr>
                <w:rFonts w:ascii="Cambria Math" w:eastAsia="宋体" w:hAnsi="Cambria Math" w:cs="Times New Roman"/>
                <w:rPrChange w:id="220" w:author="JiweiHuang" w:date="2018-09-26T23:12:00Z">
                  <w:rPr>
                    <w:rFonts w:ascii="Cambria Math" w:eastAsia="宋体" w:hAnsi="Cambria Math" w:cs="Times New Roman"/>
                  </w:rPr>
                </w:rPrChange>
              </w:rPr>
              <m:t>μ</m:t>
            </m:r>
          </m:e>
          <m:sub>
            <m:r>
              <w:rPr>
                <w:rFonts w:ascii="Cambria Math" w:eastAsia="宋体" w:hAnsi="Cambria Math" w:cs="Times New Roman"/>
                <w:rPrChange w:id="221" w:author="JiweiHuang" w:date="2018-09-26T23:12:00Z">
                  <w:rPr>
                    <w:rFonts w:ascii="Cambria Math" w:eastAsia="宋体" w:hAnsi="Cambria Math" w:cs="Times New Roman"/>
                  </w:rPr>
                </w:rPrChange>
              </w:rPr>
              <m:t>0</m:t>
            </m:r>
          </m:sub>
        </m:sSub>
      </m:oMath>
      <w:r>
        <w:rPr>
          <w:rFonts w:ascii="Times New Roman" w:eastAsia="宋体" w:hAnsi="Times New Roman" w:cs="Times New Roman"/>
        </w:rPr>
        <w:t>)</w:t>
      </w:r>
      <w:r w:rsidR="00772A79" w:rsidRPr="0031162D">
        <w:rPr>
          <w:rFonts w:ascii="Times New Roman" w:eastAsia="宋体" w:hAnsi="Times New Roman" w:cs="Times New Roman"/>
        </w:rPr>
        <w:t>及方差</w:t>
      </w:r>
      <w:r>
        <w:rPr>
          <w:rFonts w:ascii="Times New Roman" w:eastAsia="宋体" w:hAnsi="Times New Roman" w:cs="Times New Roman"/>
        </w:rPr>
        <w:t>(</w:t>
      </w:r>
      <m:oMath>
        <m:sSub>
          <m:sSubPr>
            <m:ctrlPr>
              <w:rPr>
                <w:rFonts w:ascii="Cambria Math" w:eastAsia="宋体" w:hAnsi="Cambria Math" w:cs="Times New Roman"/>
                <w:i/>
                <w:rPrChange w:id="222" w:author="JiweiHuang" w:date="2018-09-26T23:12:00Z">
                  <w:rPr>
                    <w:rFonts w:ascii="Cambria Math" w:eastAsia="宋体" w:hAnsi="Cambria Math" w:cs="Times New Roman"/>
                  </w:rPr>
                </w:rPrChange>
              </w:rPr>
            </m:ctrlPr>
          </m:sSubPr>
          <m:e>
            <m:r>
              <w:rPr>
                <w:rFonts w:ascii="Cambria Math" w:eastAsia="宋体" w:hAnsi="Cambria Math" w:cs="Times New Roman"/>
                <w:rPrChange w:id="223" w:author="JiweiHuang" w:date="2018-09-26T23:12:00Z">
                  <w:rPr>
                    <w:rFonts w:ascii="Cambria Math" w:eastAsia="宋体" w:hAnsi="Cambria Math" w:cs="Times New Roman"/>
                  </w:rPr>
                </w:rPrChange>
              </w:rPr>
              <m:t>σ</m:t>
            </m:r>
          </m:e>
          <m:sub>
            <m:r>
              <w:rPr>
                <w:rFonts w:ascii="Cambria Math" w:eastAsia="宋体" w:hAnsi="Cambria Math" w:cs="Times New Roman"/>
                <w:rPrChange w:id="224" w:author="JiweiHuang" w:date="2018-09-26T23:12:00Z">
                  <w:rPr>
                    <w:rFonts w:ascii="Cambria Math" w:eastAsia="宋体" w:hAnsi="Cambria Math" w:cs="Times New Roman"/>
                  </w:rPr>
                </w:rPrChange>
              </w:rPr>
              <m:t>0</m:t>
            </m:r>
          </m:sub>
        </m:sSub>
      </m:oMath>
      <w:r>
        <w:rPr>
          <w:rFonts w:ascii="Times New Roman" w:eastAsia="宋体" w:hAnsi="Times New Roman" w:cs="Times New Roman"/>
        </w:rPr>
        <w:t>)</w:t>
      </w:r>
      <w:r w:rsidR="00772A79" w:rsidRPr="0031162D">
        <w:rPr>
          <w:rFonts w:ascii="Times New Roman" w:eastAsia="宋体" w:hAnsi="Times New Roman" w:cs="Times New Roman"/>
        </w:rPr>
        <w:t>、终端纤度的均值</w:t>
      </w:r>
      <w:r>
        <w:rPr>
          <w:rFonts w:ascii="Times New Roman" w:eastAsia="宋体" w:hAnsi="Times New Roman" w:cs="Times New Roman"/>
        </w:rPr>
        <w:t>(</w:t>
      </w:r>
      <m:oMath>
        <m:sSub>
          <m:sSubPr>
            <m:ctrlPr>
              <w:rPr>
                <w:rFonts w:ascii="Cambria Math" w:eastAsia="宋体" w:hAnsi="Cambria Math" w:cs="Times New Roman"/>
                <w:i/>
                <w:rPrChange w:id="225" w:author="JiweiHuang" w:date="2018-09-26T23:12:00Z">
                  <w:rPr>
                    <w:rFonts w:ascii="Cambria Math" w:eastAsia="宋体" w:hAnsi="Cambria Math" w:cs="Times New Roman"/>
                  </w:rPr>
                </w:rPrChange>
              </w:rPr>
            </m:ctrlPr>
          </m:sSubPr>
          <m:e>
            <m:r>
              <w:rPr>
                <w:rFonts w:ascii="Cambria Math" w:eastAsia="宋体" w:hAnsi="Cambria Math" w:cs="Times New Roman"/>
                <w:rPrChange w:id="226" w:author="JiweiHuang" w:date="2018-09-26T23:12:00Z">
                  <w:rPr>
                    <w:rFonts w:ascii="Cambria Math" w:eastAsia="宋体" w:hAnsi="Cambria Math" w:cs="Times New Roman"/>
                  </w:rPr>
                </w:rPrChange>
              </w:rPr>
              <m:t>μ</m:t>
            </m:r>
          </m:e>
          <m:sub>
            <m:r>
              <w:rPr>
                <w:rFonts w:ascii="Cambria Math" w:eastAsia="宋体" w:hAnsi="Cambria Math" w:cs="Times New Roman"/>
                <w:rPrChange w:id="227" w:author="JiweiHuang" w:date="2018-09-26T23:12:00Z">
                  <w:rPr>
                    <w:rFonts w:ascii="Cambria Math" w:eastAsia="宋体" w:hAnsi="Cambria Math" w:cs="Times New Roman"/>
                  </w:rPr>
                </w:rPrChange>
              </w:rPr>
              <m:t>n</m:t>
            </m:r>
          </m:sub>
        </m:sSub>
      </m:oMath>
      <w:r>
        <w:rPr>
          <w:rFonts w:ascii="Times New Roman" w:eastAsia="宋体" w:hAnsi="Times New Roman" w:cs="Times New Roman"/>
        </w:rPr>
        <w:t>)</w:t>
      </w:r>
      <w:r w:rsidR="00772A79" w:rsidRPr="0031162D">
        <w:rPr>
          <w:rFonts w:ascii="Times New Roman" w:eastAsia="宋体" w:hAnsi="Times New Roman" w:cs="Times New Roman"/>
        </w:rPr>
        <w:t>及方差</w:t>
      </w:r>
      <w:r>
        <w:rPr>
          <w:rFonts w:ascii="Times New Roman" w:eastAsia="宋体" w:hAnsi="Times New Roman" w:cs="Times New Roman"/>
        </w:rPr>
        <w:t>(</w:t>
      </w:r>
      <m:oMath>
        <m:sSub>
          <m:sSubPr>
            <m:ctrlPr>
              <w:rPr>
                <w:rFonts w:ascii="Cambria Math" w:eastAsia="宋体" w:hAnsi="Cambria Math" w:cs="Times New Roman"/>
                <w:i/>
                <w:rPrChange w:id="228" w:author="JiweiHuang" w:date="2018-09-26T23:12:00Z">
                  <w:rPr>
                    <w:rFonts w:ascii="Cambria Math" w:eastAsia="宋体" w:hAnsi="Cambria Math" w:cs="Times New Roman"/>
                  </w:rPr>
                </w:rPrChange>
              </w:rPr>
            </m:ctrlPr>
          </m:sSubPr>
          <m:e>
            <m:r>
              <w:rPr>
                <w:rFonts w:ascii="Cambria Math" w:eastAsia="宋体" w:hAnsi="Cambria Math" w:cs="Times New Roman"/>
                <w:rPrChange w:id="229" w:author="JiweiHuang" w:date="2018-09-26T23:12:00Z">
                  <w:rPr>
                    <w:rFonts w:ascii="Cambria Math" w:eastAsia="宋体" w:hAnsi="Cambria Math" w:cs="Times New Roman"/>
                  </w:rPr>
                </w:rPrChange>
              </w:rPr>
              <m:t>σ</m:t>
            </m:r>
          </m:e>
          <m:sub>
            <m:r>
              <w:rPr>
                <w:rFonts w:ascii="Cambria Math" w:eastAsia="宋体" w:hAnsi="Cambria Math" w:cs="Times New Roman"/>
                <w:rPrChange w:id="230" w:author="JiweiHuang" w:date="2018-09-26T23:12:00Z">
                  <w:rPr>
                    <w:rFonts w:ascii="Cambria Math" w:eastAsia="宋体" w:hAnsi="Cambria Math" w:cs="Times New Roman"/>
                  </w:rPr>
                </w:rPrChange>
              </w:rPr>
              <m:t>n</m:t>
            </m:r>
          </m:sub>
        </m:sSub>
      </m:oMath>
      <w:r>
        <w:rPr>
          <w:rFonts w:ascii="Times New Roman" w:eastAsia="宋体" w:hAnsi="Times New Roman" w:cs="Times New Roman"/>
        </w:rPr>
        <w:t>)</w:t>
      </w:r>
      <w:r w:rsidR="00772A79" w:rsidRPr="0031162D">
        <w:rPr>
          <w:rFonts w:ascii="Times New Roman" w:eastAsia="宋体" w:hAnsi="Times New Roman" w:cs="Times New Roman"/>
        </w:rPr>
        <w:t>、茧丝长度的均值</w:t>
      </w:r>
      <w:r>
        <w:rPr>
          <w:rFonts w:ascii="Times New Roman" w:eastAsia="宋体" w:hAnsi="Times New Roman" w:cs="Times New Roman"/>
        </w:rPr>
        <w:t>(</w:t>
      </w:r>
      <m:oMath>
        <m:sSub>
          <m:sSubPr>
            <m:ctrlPr>
              <w:rPr>
                <w:rFonts w:ascii="Cambria Math" w:eastAsia="宋体" w:hAnsi="Cambria Math" w:cs="Times New Roman"/>
                <w:i/>
                <w:rPrChange w:id="231" w:author="JiweiHuang" w:date="2018-09-26T23:12:00Z">
                  <w:rPr>
                    <w:rFonts w:ascii="Cambria Math" w:eastAsia="宋体" w:hAnsi="Cambria Math" w:cs="Times New Roman"/>
                  </w:rPr>
                </w:rPrChange>
              </w:rPr>
            </m:ctrlPr>
          </m:sSubPr>
          <m:e>
            <m:r>
              <w:rPr>
                <w:rFonts w:ascii="Cambria Math" w:eastAsia="宋体" w:hAnsi="Cambria Math" w:cs="Times New Roman"/>
                <w:rPrChange w:id="232" w:author="JiweiHuang" w:date="2018-09-26T23:12:00Z">
                  <w:rPr>
                    <w:rFonts w:ascii="Cambria Math" w:eastAsia="宋体" w:hAnsi="Cambria Math" w:cs="Times New Roman"/>
                  </w:rPr>
                </w:rPrChange>
              </w:rPr>
              <m:t>μ</m:t>
            </m:r>
          </m:e>
          <m:sub>
            <m:r>
              <w:rPr>
                <w:rFonts w:ascii="Cambria Math" w:eastAsia="宋体" w:hAnsi="Cambria Math" w:cs="Times New Roman"/>
                <w:rPrChange w:id="233" w:author="JiweiHuang" w:date="2018-09-26T23:12:00Z">
                  <w:rPr>
                    <w:rFonts w:ascii="Cambria Math" w:eastAsia="宋体" w:hAnsi="Cambria Math" w:cs="Times New Roman"/>
                  </w:rPr>
                </w:rPrChange>
              </w:rPr>
              <m:t>L</m:t>
            </m:r>
          </m:sub>
        </m:sSub>
      </m:oMath>
      <w:r>
        <w:rPr>
          <w:rFonts w:ascii="Times New Roman" w:eastAsia="宋体" w:hAnsi="Times New Roman" w:cs="Times New Roman"/>
        </w:rPr>
        <w:t>)</w:t>
      </w:r>
      <w:r w:rsidR="00772A79" w:rsidRPr="0031162D">
        <w:rPr>
          <w:rFonts w:ascii="Times New Roman" w:eastAsia="宋体" w:hAnsi="Times New Roman" w:cs="Times New Roman"/>
        </w:rPr>
        <w:t>及方差</w:t>
      </w:r>
      <w:r>
        <w:rPr>
          <w:rFonts w:ascii="Times New Roman" w:eastAsia="宋体" w:hAnsi="Times New Roman" w:cs="Times New Roman"/>
        </w:rPr>
        <w:t>(</w:t>
      </w:r>
      <m:oMath>
        <m:sSub>
          <m:sSubPr>
            <m:ctrlPr>
              <w:rPr>
                <w:rFonts w:ascii="Cambria Math" w:eastAsia="宋体" w:hAnsi="Cambria Math" w:cs="Times New Roman"/>
                <w:i/>
                <w:rPrChange w:id="234" w:author="JiweiHuang" w:date="2018-09-26T23:14:00Z">
                  <w:rPr>
                    <w:rFonts w:ascii="Cambria Math" w:eastAsia="宋体" w:hAnsi="Cambria Math" w:cs="Times New Roman"/>
                  </w:rPr>
                </w:rPrChange>
              </w:rPr>
            </m:ctrlPr>
          </m:sSubPr>
          <m:e>
            <m:r>
              <w:rPr>
                <w:rFonts w:ascii="Cambria Math" w:eastAsia="宋体" w:hAnsi="Cambria Math" w:cs="Times New Roman"/>
                <w:rPrChange w:id="235" w:author="JiweiHuang" w:date="2018-09-26T23:14:00Z">
                  <w:rPr>
                    <w:rFonts w:ascii="Cambria Math" w:eastAsia="宋体" w:hAnsi="Cambria Math" w:cs="Times New Roman"/>
                  </w:rPr>
                </w:rPrChange>
              </w:rPr>
              <m:t>σ</m:t>
            </m:r>
          </m:e>
          <m:sub>
            <m:r>
              <w:rPr>
                <w:rFonts w:ascii="Cambria Math" w:eastAsia="宋体" w:hAnsi="Cambria Math" w:cs="Times New Roman"/>
                <w:rPrChange w:id="236" w:author="JiweiHuang" w:date="2018-09-26T23:14:00Z">
                  <w:rPr>
                    <w:rFonts w:ascii="Cambria Math" w:eastAsia="宋体" w:hAnsi="Cambria Math" w:cs="Times New Roman"/>
                  </w:rPr>
                </w:rPrChange>
              </w:rPr>
              <m:t>L</m:t>
            </m:r>
          </m:sub>
        </m:sSub>
      </m:oMath>
      <w:r>
        <w:rPr>
          <w:rFonts w:ascii="Times New Roman" w:eastAsia="宋体" w:hAnsi="Times New Roman" w:cs="Times New Roman"/>
        </w:rPr>
        <w:t>)</w:t>
      </w:r>
      <w:r w:rsidR="00772A79" w:rsidRPr="0031162D">
        <w:rPr>
          <w:rFonts w:ascii="Times New Roman" w:eastAsia="宋体" w:hAnsi="Times New Roman" w:cs="Times New Roman"/>
        </w:rPr>
        <w:t>、最大纤度的均值</w:t>
      </w:r>
      <w:r>
        <w:rPr>
          <w:rFonts w:ascii="Times New Roman" w:eastAsia="宋体" w:hAnsi="Times New Roman" w:cs="Times New Roman"/>
        </w:rPr>
        <w:t>(</w:t>
      </w:r>
      <m:oMath>
        <m:sSub>
          <m:sSubPr>
            <m:ctrlPr>
              <w:rPr>
                <w:rFonts w:ascii="Cambria Math" w:eastAsia="宋体" w:hAnsi="Cambria Math" w:cs="Times New Roman"/>
                <w:i/>
                <w:rPrChange w:id="237" w:author="JiweiHuang" w:date="2018-09-26T23:12:00Z">
                  <w:rPr>
                    <w:rFonts w:ascii="Cambria Math" w:eastAsia="宋体" w:hAnsi="Cambria Math" w:cs="Times New Roman"/>
                  </w:rPr>
                </w:rPrChange>
              </w:rPr>
            </m:ctrlPr>
          </m:sSubPr>
          <m:e>
            <m:r>
              <w:rPr>
                <w:rFonts w:ascii="Cambria Math" w:eastAsia="宋体" w:hAnsi="Cambria Math" w:cs="Times New Roman"/>
                <w:rPrChange w:id="238" w:author="JiweiHuang" w:date="2018-09-26T23:12:00Z">
                  <w:rPr>
                    <w:rFonts w:ascii="Cambria Math" w:eastAsia="宋体" w:hAnsi="Cambria Math" w:cs="Times New Roman"/>
                  </w:rPr>
                </w:rPrChange>
              </w:rPr>
              <m:t>μ</m:t>
            </m:r>
          </m:e>
          <m:sub>
            <m:r>
              <w:rPr>
                <w:rFonts w:ascii="Cambria Math" w:eastAsia="宋体" w:hAnsi="Cambria Math" w:cs="Times New Roman"/>
                <w:rPrChange w:id="239" w:author="JiweiHuang" w:date="2018-09-26T23:12:00Z">
                  <w:rPr>
                    <w:rFonts w:ascii="Cambria Math" w:eastAsia="宋体" w:hAnsi="Cambria Math" w:cs="Times New Roman"/>
                  </w:rPr>
                </w:rPrChange>
              </w:rPr>
              <m:t>ymax</m:t>
            </m:r>
          </m:sub>
        </m:sSub>
      </m:oMath>
      <w:r>
        <w:rPr>
          <w:rFonts w:ascii="Times New Roman" w:eastAsia="宋体" w:hAnsi="Times New Roman" w:cs="Times New Roman"/>
        </w:rPr>
        <w:t>)</w:t>
      </w:r>
      <w:r w:rsidR="00772A79" w:rsidRPr="0031162D">
        <w:rPr>
          <w:rFonts w:ascii="Times New Roman" w:eastAsia="宋体" w:hAnsi="Times New Roman" w:cs="Times New Roman"/>
        </w:rPr>
        <w:t>及方差</w:t>
      </w:r>
      <w:r>
        <w:rPr>
          <w:rFonts w:ascii="Times New Roman" w:eastAsia="宋体" w:hAnsi="Times New Roman" w:cs="Times New Roman"/>
        </w:rPr>
        <w:t>(</w:t>
      </w:r>
      <m:oMath>
        <m:sSub>
          <m:sSubPr>
            <m:ctrlPr>
              <w:rPr>
                <w:rFonts w:ascii="Cambria Math" w:eastAsia="宋体" w:hAnsi="Cambria Math" w:cs="Times New Roman"/>
                <w:i/>
                <w:rPrChange w:id="240" w:author="JiweiHuang" w:date="2018-09-26T23:14:00Z">
                  <w:rPr>
                    <w:rFonts w:ascii="Cambria Math" w:eastAsia="宋体" w:hAnsi="Cambria Math" w:cs="Times New Roman"/>
                  </w:rPr>
                </w:rPrChange>
              </w:rPr>
            </m:ctrlPr>
          </m:sSubPr>
          <m:e>
            <m:r>
              <w:rPr>
                <w:rFonts w:ascii="Cambria Math" w:eastAsia="宋体" w:hAnsi="Cambria Math" w:cs="Times New Roman"/>
                <w:rPrChange w:id="241" w:author="JiweiHuang" w:date="2018-09-26T23:14:00Z">
                  <w:rPr>
                    <w:rFonts w:ascii="Cambria Math" w:eastAsia="宋体" w:hAnsi="Cambria Math" w:cs="Times New Roman"/>
                  </w:rPr>
                </w:rPrChange>
              </w:rPr>
              <m:t>σ</m:t>
            </m:r>
          </m:e>
          <m:sub>
            <m:r>
              <w:rPr>
                <w:rFonts w:ascii="Cambria Math" w:eastAsia="宋体" w:hAnsi="Cambria Math" w:cs="Times New Roman"/>
                <w:rPrChange w:id="242" w:author="JiweiHuang" w:date="2018-09-26T23:14:00Z">
                  <w:rPr>
                    <w:rFonts w:ascii="Cambria Math" w:eastAsia="宋体" w:hAnsi="Cambria Math" w:cs="Times New Roman"/>
                  </w:rPr>
                </w:rPrChange>
              </w:rPr>
              <m:t>ymax</m:t>
            </m:r>
          </m:sub>
        </m:sSub>
      </m:oMath>
      <w:r>
        <w:rPr>
          <w:rFonts w:ascii="Times New Roman" w:eastAsia="宋体" w:hAnsi="Times New Roman" w:cs="Times New Roman"/>
        </w:rPr>
        <w:t>)</w:t>
      </w:r>
      <w:r w:rsidR="00772A79" w:rsidRPr="0031162D">
        <w:rPr>
          <w:rFonts w:ascii="Times New Roman" w:eastAsia="宋体" w:hAnsi="Times New Roman" w:cs="Times New Roman"/>
        </w:rPr>
        <w:t>。</w:t>
      </w:r>
    </w:p>
    <w:p w14:paraId="42C4F361" w14:textId="77777777" w:rsidR="002D7329" w:rsidRPr="0031162D" w:rsidRDefault="00A21D5F">
      <w:pPr>
        <w:ind w:firstLineChars="202" w:firstLine="424"/>
        <w:jc w:val="left"/>
        <w:rPr>
          <w:rFonts w:ascii="Times New Roman" w:eastAsia="宋体" w:hAnsi="Times New Roman" w:cs="Times New Roman"/>
        </w:rPr>
      </w:pPr>
      <w:del w:id="243" w:author="XU" w:date="2018-09-26T15:08:00Z">
        <w:r w:rsidDel="00A83BFE">
          <w:rPr>
            <w:rFonts w:ascii="Times New Roman" w:eastAsia="宋体" w:hAnsi="Times New Roman" w:cs="Times New Roman"/>
          </w:rPr>
          <w:delText>(</w:delText>
        </w:r>
      </w:del>
      <w:r w:rsidR="00772A79" w:rsidRPr="0031162D">
        <w:rPr>
          <w:rFonts w:ascii="Times New Roman" w:eastAsia="宋体" w:hAnsi="Times New Roman" w:cs="Times New Roman"/>
        </w:rPr>
        <w:t>4</w:t>
      </w:r>
      <w:r>
        <w:rPr>
          <w:rFonts w:ascii="Times New Roman" w:eastAsia="宋体" w:hAnsi="Times New Roman" w:cs="Times New Roman"/>
        </w:rPr>
        <w:t>)</w:t>
      </w:r>
      <w:r w:rsidR="00772A79" w:rsidRPr="0031162D">
        <w:rPr>
          <w:rFonts w:ascii="Times New Roman" w:eastAsia="宋体" w:hAnsi="Times New Roman" w:cs="Times New Roman"/>
        </w:rPr>
        <w:t>基于步骤</w:t>
      </w:r>
      <w:r>
        <w:rPr>
          <w:rFonts w:ascii="Times New Roman" w:eastAsia="宋体" w:hAnsi="Times New Roman" w:cs="Times New Roman"/>
        </w:rPr>
        <w:t>(</w:t>
      </w:r>
      <w:r w:rsidR="00772A79" w:rsidRPr="0031162D">
        <w:rPr>
          <w:rFonts w:ascii="Times New Roman" w:eastAsia="宋体" w:hAnsi="Times New Roman" w:cs="Times New Roman"/>
        </w:rPr>
        <w:t>3</w:t>
      </w:r>
      <w:r>
        <w:rPr>
          <w:rFonts w:ascii="Times New Roman" w:eastAsia="宋体" w:hAnsi="Times New Roman" w:cs="Times New Roman"/>
        </w:rPr>
        <w:t>)</w:t>
      </w:r>
      <w:r w:rsidR="00772A79" w:rsidRPr="0031162D">
        <w:rPr>
          <w:rFonts w:ascii="Times New Roman" w:eastAsia="宋体" w:hAnsi="Times New Roman" w:cs="Times New Roman"/>
        </w:rPr>
        <w:t>所得的庄口茧丝纤度曲线特征，根据正态分布抽样原理，分别抽样获得初始端纤度值、终端纤度值、茧丝长度值、最大纤度值。</w:t>
      </w:r>
    </w:p>
    <w:p w14:paraId="18B9A56F" w14:textId="77777777" w:rsidR="002D7329" w:rsidRPr="0031162D" w:rsidRDefault="00A21D5F">
      <w:pPr>
        <w:ind w:firstLineChars="202" w:firstLine="424"/>
        <w:jc w:val="left"/>
        <w:rPr>
          <w:rFonts w:ascii="Times New Roman" w:eastAsia="宋体" w:hAnsi="Times New Roman" w:cs="Times New Roman"/>
          <w:i/>
        </w:rPr>
      </w:pPr>
      <w:del w:id="244" w:author="XU" w:date="2018-09-26T15:08:00Z">
        <w:r w:rsidDel="00A83BFE">
          <w:rPr>
            <w:rFonts w:ascii="Times New Roman" w:eastAsia="宋体" w:hAnsi="Times New Roman" w:cs="Times New Roman"/>
          </w:rPr>
          <w:delText>(</w:delText>
        </w:r>
      </w:del>
      <w:r w:rsidR="00772A79" w:rsidRPr="0031162D">
        <w:rPr>
          <w:rFonts w:ascii="Times New Roman" w:eastAsia="宋体" w:hAnsi="Times New Roman" w:cs="Times New Roman"/>
        </w:rPr>
        <w:t>5</w:t>
      </w:r>
      <w:r>
        <w:rPr>
          <w:rFonts w:ascii="Times New Roman" w:eastAsia="宋体" w:hAnsi="Times New Roman" w:cs="Times New Roman"/>
        </w:rPr>
        <w:t>)</w:t>
      </w:r>
      <w:r w:rsidR="00772A79" w:rsidRPr="0031162D">
        <w:rPr>
          <w:rFonts w:ascii="Times New Roman" w:eastAsia="宋体" w:hAnsi="Times New Roman" w:cs="Times New Roman"/>
        </w:rPr>
        <w:t>根据步骤</w:t>
      </w:r>
      <w:r>
        <w:rPr>
          <w:rFonts w:ascii="Times New Roman" w:eastAsia="宋体" w:hAnsi="Times New Roman" w:cs="Times New Roman"/>
        </w:rPr>
        <w:t>(</w:t>
      </w:r>
      <w:r w:rsidR="00772A79" w:rsidRPr="0031162D">
        <w:rPr>
          <w:rFonts w:ascii="Times New Roman" w:eastAsia="宋体" w:hAnsi="Times New Roman" w:cs="Times New Roman"/>
        </w:rPr>
        <w:t>4</w:t>
      </w:r>
      <w:r>
        <w:rPr>
          <w:rFonts w:ascii="Times New Roman" w:eastAsia="宋体" w:hAnsi="Times New Roman" w:cs="Times New Roman"/>
        </w:rPr>
        <w:t>)</w:t>
      </w:r>
      <w:r w:rsidR="00772A79" w:rsidRPr="0031162D">
        <w:rPr>
          <w:rFonts w:ascii="Times New Roman" w:eastAsia="宋体" w:hAnsi="Times New Roman" w:cs="Times New Roman"/>
        </w:rPr>
        <w:t>所得抽样值组，分别计算函数模型参数</w:t>
      </w:r>
      <w:r w:rsidR="00772A79" w:rsidRPr="0031162D">
        <w:rPr>
          <w:rFonts w:ascii="Times New Roman" w:eastAsia="宋体" w:hAnsi="Times New Roman" w:cs="Times New Roman"/>
          <w:i/>
        </w:rPr>
        <w:t>a</w:t>
      </w:r>
      <w:r w:rsidR="00772A79" w:rsidRPr="0031162D">
        <w:rPr>
          <w:rFonts w:ascii="Times New Roman" w:eastAsia="宋体" w:hAnsi="Times New Roman" w:cs="Times New Roman"/>
          <w:i/>
        </w:rPr>
        <w:t>，</w:t>
      </w:r>
      <w:r w:rsidR="00772A79" w:rsidRPr="0031162D">
        <w:rPr>
          <w:rFonts w:ascii="Times New Roman" w:eastAsia="宋体" w:hAnsi="Times New Roman" w:cs="Times New Roman"/>
          <w:i/>
        </w:rPr>
        <w:t>l</w:t>
      </w:r>
      <w:r w:rsidR="00772A79" w:rsidRPr="0031162D">
        <w:rPr>
          <w:rFonts w:ascii="Times New Roman" w:eastAsia="宋体" w:hAnsi="Times New Roman" w:cs="Times New Roman"/>
          <w:i/>
          <w:vertAlign w:val="subscript"/>
        </w:rPr>
        <w:t>0</w:t>
      </w:r>
      <w:r w:rsidR="00772A79" w:rsidRPr="0031162D">
        <w:rPr>
          <w:rFonts w:ascii="Times New Roman" w:eastAsia="宋体" w:hAnsi="Times New Roman" w:cs="Times New Roman"/>
        </w:rPr>
        <w:t>、</w:t>
      </w:r>
      <w:r w:rsidR="00772A79" w:rsidRPr="0031162D">
        <w:rPr>
          <w:rFonts w:ascii="Times New Roman" w:eastAsia="宋体" w:hAnsi="Times New Roman" w:cs="Times New Roman"/>
          <w:i/>
        </w:rPr>
        <w:t>b</w:t>
      </w:r>
      <w:r w:rsidR="00772A79" w:rsidRPr="0031162D">
        <w:rPr>
          <w:rFonts w:ascii="Times New Roman" w:eastAsia="宋体" w:hAnsi="Times New Roman" w:cs="Times New Roman"/>
        </w:rPr>
        <w:t>和</w:t>
      </w:r>
      <w:r w:rsidR="00772A79" w:rsidRPr="0031162D">
        <w:rPr>
          <w:rFonts w:ascii="Times New Roman" w:eastAsia="宋体" w:hAnsi="Times New Roman" w:cs="Times New Roman"/>
          <w:i/>
        </w:rPr>
        <w:t>k</w:t>
      </w:r>
      <w:r w:rsidR="00772A79" w:rsidRPr="0031162D">
        <w:rPr>
          <w:rFonts w:ascii="Times New Roman" w:eastAsia="宋体" w:hAnsi="Times New Roman" w:cs="Times New Roman"/>
          <w:i/>
        </w:rPr>
        <w:t>。</w:t>
      </w:r>
    </w:p>
    <w:p w14:paraId="250C5AF5" w14:textId="77777777" w:rsidR="002D7329" w:rsidRPr="0031162D" w:rsidRDefault="00A21D5F">
      <w:pPr>
        <w:ind w:firstLineChars="202" w:firstLine="424"/>
        <w:jc w:val="left"/>
        <w:rPr>
          <w:rFonts w:ascii="Times New Roman" w:eastAsia="宋体" w:hAnsi="Times New Roman" w:cs="Times New Roman"/>
        </w:rPr>
      </w:pPr>
      <w:del w:id="245" w:author="XU" w:date="2018-09-26T15:09:00Z">
        <w:r w:rsidDel="00A83BFE">
          <w:rPr>
            <w:rFonts w:ascii="Times New Roman" w:eastAsia="宋体" w:hAnsi="Times New Roman" w:cs="Times New Roman"/>
          </w:rPr>
          <w:delText>(</w:delText>
        </w:r>
      </w:del>
      <w:r w:rsidR="00772A79" w:rsidRPr="0031162D">
        <w:rPr>
          <w:rFonts w:ascii="Times New Roman" w:eastAsia="宋体" w:hAnsi="Times New Roman" w:cs="Times New Roman"/>
        </w:rPr>
        <w:t>6</w:t>
      </w:r>
      <w:r>
        <w:rPr>
          <w:rFonts w:ascii="Times New Roman" w:eastAsia="宋体" w:hAnsi="Times New Roman" w:cs="Times New Roman"/>
        </w:rPr>
        <w:t>)</w:t>
      </w:r>
      <w:r w:rsidR="00772A79" w:rsidRPr="0031162D">
        <w:rPr>
          <w:rFonts w:ascii="Times New Roman" w:eastAsia="宋体" w:hAnsi="Times New Roman" w:cs="Times New Roman"/>
        </w:rPr>
        <w:t>根据函数模型式</w:t>
      </w:r>
      <w:r>
        <w:rPr>
          <w:rFonts w:ascii="Times New Roman" w:eastAsia="宋体" w:hAnsi="Times New Roman" w:cs="Times New Roman"/>
        </w:rPr>
        <w:t>(</w:t>
      </w:r>
      <w:r w:rsidR="00772A79" w:rsidRPr="0031162D">
        <w:rPr>
          <w:rFonts w:ascii="Times New Roman" w:eastAsia="宋体" w:hAnsi="Times New Roman" w:cs="Times New Roman"/>
        </w:rPr>
        <w:t>4</w:t>
      </w:r>
      <w:r>
        <w:rPr>
          <w:rFonts w:ascii="Times New Roman" w:eastAsia="宋体" w:hAnsi="Times New Roman" w:cs="Times New Roman"/>
        </w:rPr>
        <w:t>)</w:t>
      </w:r>
      <w:r w:rsidR="00772A79" w:rsidRPr="0031162D">
        <w:rPr>
          <w:rFonts w:ascii="Times New Roman" w:eastAsia="宋体" w:hAnsi="Times New Roman" w:cs="Times New Roman"/>
        </w:rPr>
        <w:t>和所得参数</w:t>
      </w:r>
      <w:r w:rsidR="00772A79" w:rsidRPr="0031162D">
        <w:rPr>
          <w:rFonts w:ascii="Times New Roman" w:eastAsia="宋体" w:hAnsi="Times New Roman" w:cs="Times New Roman"/>
          <w:i/>
        </w:rPr>
        <w:t>a</w:t>
      </w:r>
      <w:r w:rsidR="00772A79" w:rsidRPr="0031162D">
        <w:rPr>
          <w:rFonts w:ascii="Times New Roman" w:eastAsia="宋体" w:hAnsi="Times New Roman" w:cs="Times New Roman"/>
        </w:rPr>
        <w:t>，</w:t>
      </w:r>
      <w:r w:rsidR="00772A79" w:rsidRPr="0031162D">
        <w:rPr>
          <w:rFonts w:ascii="Times New Roman" w:eastAsia="宋体" w:hAnsi="Times New Roman" w:cs="Times New Roman"/>
          <w:i/>
        </w:rPr>
        <w:t>l</w:t>
      </w:r>
      <w:r w:rsidR="00772A79" w:rsidRPr="0031162D">
        <w:rPr>
          <w:rFonts w:ascii="Times New Roman" w:eastAsia="宋体" w:hAnsi="Times New Roman" w:cs="Times New Roman"/>
          <w:i/>
          <w:vertAlign w:val="subscript"/>
        </w:rPr>
        <w:t>0</w:t>
      </w:r>
      <w:r w:rsidR="00772A79" w:rsidRPr="0031162D">
        <w:rPr>
          <w:rFonts w:ascii="Times New Roman" w:eastAsia="宋体" w:hAnsi="Times New Roman" w:cs="Times New Roman"/>
        </w:rPr>
        <w:t>，</w:t>
      </w:r>
      <w:r w:rsidR="00772A79" w:rsidRPr="0031162D">
        <w:rPr>
          <w:rFonts w:ascii="Times New Roman" w:eastAsia="宋体" w:hAnsi="Times New Roman" w:cs="Times New Roman"/>
          <w:i/>
        </w:rPr>
        <w:t>b</w:t>
      </w:r>
      <w:r w:rsidR="00772A79" w:rsidRPr="0031162D">
        <w:rPr>
          <w:rFonts w:ascii="Times New Roman" w:eastAsia="宋体" w:hAnsi="Times New Roman" w:cs="Times New Roman"/>
        </w:rPr>
        <w:t>和</w:t>
      </w:r>
      <w:r w:rsidR="00772A79" w:rsidRPr="0031162D">
        <w:rPr>
          <w:rFonts w:ascii="Times New Roman" w:eastAsia="宋体" w:hAnsi="Times New Roman" w:cs="Times New Roman"/>
          <w:i/>
        </w:rPr>
        <w:t>k</w:t>
      </w:r>
      <w:r w:rsidR="00772A79" w:rsidRPr="0031162D">
        <w:rPr>
          <w:rFonts w:ascii="Times New Roman" w:eastAsia="宋体" w:hAnsi="Times New Roman" w:cs="Times New Roman"/>
        </w:rPr>
        <w:t>，获得一条茧丝纤度曲线。重复步骤</w:t>
      </w:r>
      <w:r>
        <w:rPr>
          <w:rFonts w:ascii="Times New Roman" w:eastAsia="宋体" w:hAnsi="Times New Roman" w:cs="Times New Roman"/>
        </w:rPr>
        <w:t>(</w:t>
      </w:r>
      <w:r w:rsidR="00772A79" w:rsidRPr="0031162D">
        <w:rPr>
          <w:rFonts w:ascii="Times New Roman" w:eastAsia="宋体" w:hAnsi="Times New Roman" w:cs="Times New Roman"/>
        </w:rPr>
        <w:t>4</w:t>
      </w:r>
      <w:r>
        <w:rPr>
          <w:rFonts w:ascii="Times New Roman" w:eastAsia="宋体" w:hAnsi="Times New Roman" w:cs="Times New Roman"/>
        </w:rPr>
        <w:t>)</w:t>
      </w:r>
      <w:ins w:id="246" w:author="XU" w:date="2018-09-26T15:10:00Z">
        <w:r w:rsidR="006A72C2">
          <w:rPr>
            <w:rFonts w:ascii="Times New Roman" w:eastAsia="宋体" w:hAnsi="Times New Roman" w:cs="Times New Roman" w:hint="eastAsia"/>
          </w:rPr>
          <w:t>~</w:t>
        </w:r>
      </w:ins>
      <w:del w:id="247" w:author="XU" w:date="2018-09-26T15:10:00Z">
        <w:r w:rsidR="00772A79" w:rsidRPr="0031162D" w:rsidDel="006A72C2">
          <w:rPr>
            <w:rFonts w:ascii="Times New Roman" w:eastAsia="宋体" w:hAnsi="Times New Roman" w:cs="Times New Roman"/>
          </w:rPr>
          <w:delText>-</w:delText>
        </w:r>
      </w:del>
      <w:r>
        <w:rPr>
          <w:rFonts w:ascii="Times New Roman" w:eastAsia="宋体" w:hAnsi="Times New Roman" w:cs="Times New Roman"/>
        </w:rPr>
        <w:t>(</w:t>
      </w:r>
      <w:r w:rsidR="00772A79" w:rsidRPr="0031162D">
        <w:rPr>
          <w:rFonts w:ascii="Times New Roman" w:eastAsia="宋体" w:hAnsi="Times New Roman" w:cs="Times New Roman"/>
        </w:rPr>
        <w:t>6</w:t>
      </w:r>
      <w:r>
        <w:rPr>
          <w:rFonts w:ascii="Times New Roman" w:eastAsia="宋体" w:hAnsi="Times New Roman" w:cs="Times New Roman"/>
        </w:rPr>
        <w:t>)</w:t>
      </w:r>
      <w:r w:rsidR="00772A79" w:rsidRPr="0031162D">
        <w:rPr>
          <w:rFonts w:ascii="Times New Roman" w:eastAsia="宋体" w:hAnsi="Times New Roman" w:cs="Times New Roman"/>
        </w:rPr>
        <w:t>可获得无数条符合所调查庄口茧丝纤度特征的茧丝纤度曲线函数组。</w:t>
      </w:r>
      <w:bookmarkEnd w:id="160"/>
      <w:commentRangeEnd w:id="215"/>
      <w:r w:rsidR="00A83BFE">
        <w:rPr>
          <w:rStyle w:val="ae"/>
        </w:rPr>
        <w:commentReference w:id="215"/>
      </w:r>
    </w:p>
    <w:p w14:paraId="660A355B" w14:textId="77777777" w:rsidR="002D7329" w:rsidRPr="0031162D" w:rsidRDefault="00772A79">
      <w:pPr>
        <w:jc w:val="left"/>
        <w:rPr>
          <w:rFonts w:ascii="Times New Roman" w:eastAsia="宋体" w:hAnsi="Times New Roman" w:cs="Times New Roman"/>
          <w:b/>
        </w:rPr>
      </w:pPr>
      <w:r w:rsidRPr="0031162D">
        <w:rPr>
          <w:rFonts w:ascii="Times New Roman" w:eastAsia="宋体" w:hAnsi="Times New Roman" w:cs="Times New Roman"/>
          <w:b/>
        </w:rPr>
        <w:t xml:space="preserve">4.3  </w:t>
      </w:r>
      <w:r w:rsidRPr="0031162D">
        <w:rPr>
          <w:rFonts w:ascii="Times New Roman" w:eastAsia="宋体" w:hAnsi="Times New Roman" w:cs="Times New Roman"/>
          <w:b/>
        </w:rPr>
        <w:t>茧丝纤度曲线模拟生成效果</w:t>
      </w:r>
    </w:p>
    <w:p w14:paraId="30ADC16C" w14:textId="77777777" w:rsidR="002D7329" w:rsidRPr="0031162D" w:rsidRDefault="00772A79">
      <w:pPr>
        <w:ind w:firstLineChars="201" w:firstLine="422"/>
        <w:jc w:val="left"/>
        <w:rPr>
          <w:rFonts w:ascii="Times New Roman" w:eastAsia="宋体" w:hAnsi="Times New Roman" w:cs="Times New Roman"/>
        </w:rPr>
      </w:pPr>
      <w:r w:rsidRPr="0031162D">
        <w:rPr>
          <w:rFonts w:ascii="Times New Roman" w:eastAsia="宋体" w:hAnsi="Times New Roman" w:cs="Times New Roman"/>
        </w:rPr>
        <w:t>根据</w:t>
      </w:r>
      <w:r w:rsidRPr="0031162D">
        <w:rPr>
          <w:rFonts w:ascii="Times New Roman" w:eastAsia="宋体" w:hAnsi="Times New Roman" w:cs="Times New Roman"/>
        </w:rPr>
        <w:t>4.2</w:t>
      </w:r>
      <w:del w:id="248" w:author="XU" w:date="2018-09-26T15:10:00Z">
        <w:r w:rsidRPr="0031162D" w:rsidDel="006A72C2">
          <w:rPr>
            <w:rFonts w:ascii="Times New Roman" w:eastAsia="宋体" w:hAnsi="Times New Roman" w:cs="Times New Roman"/>
          </w:rPr>
          <w:delText>节</w:delText>
        </w:r>
      </w:del>
      <w:r w:rsidRPr="0031162D">
        <w:rPr>
          <w:rFonts w:ascii="Times New Roman" w:eastAsia="宋体" w:hAnsi="Times New Roman" w:cs="Times New Roman"/>
        </w:rPr>
        <w:t>所述方法，可生成一系列茧丝纤度曲线，</w:t>
      </w:r>
      <w:ins w:id="249" w:author="XU" w:date="2018-09-26T15:10:00Z">
        <w:r w:rsidR="006A72C2">
          <w:rPr>
            <w:rFonts w:ascii="Times New Roman" w:eastAsia="宋体" w:hAnsi="Times New Roman" w:cs="Times New Roman" w:hint="eastAsia"/>
          </w:rPr>
          <w:t>如</w:t>
        </w:r>
      </w:ins>
      <w:del w:id="250" w:author="XU" w:date="2018-09-26T15:10:00Z">
        <w:r w:rsidRPr="0031162D" w:rsidDel="006A72C2">
          <w:rPr>
            <w:rFonts w:ascii="Times New Roman" w:eastAsia="宋体" w:hAnsi="Times New Roman" w:cs="Times New Roman"/>
          </w:rPr>
          <w:delText>见</w:delText>
        </w:r>
      </w:del>
      <w:r w:rsidRPr="0031162D">
        <w:rPr>
          <w:rFonts w:ascii="Times New Roman" w:eastAsia="宋体" w:hAnsi="Times New Roman" w:cs="Times New Roman"/>
        </w:rPr>
        <w:t>图</w:t>
      </w:r>
      <w:r w:rsidR="00D045B1" w:rsidRPr="0031162D">
        <w:rPr>
          <w:rFonts w:ascii="Times New Roman" w:eastAsia="宋体" w:hAnsi="Times New Roman" w:cs="Times New Roman"/>
        </w:rPr>
        <w:t>4</w:t>
      </w:r>
      <w:r w:rsidRPr="0031162D">
        <w:rPr>
          <w:rFonts w:ascii="Times New Roman" w:eastAsia="宋体" w:hAnsi="Times New Roman" w:cs="Times New Roman"/>
        </w:rPr>
        <w:t>所示为</w:t>
      </w:r>
      <w:r w:rsidR="0092056E" w:rsidRPr="0031162D">
        <w:rPr>
          <w:rFonts w:ascii="Times New Roman" w:eastAsia="宋体" w:hAnsi="Times New Roman" w:cs="Times New Roman"/>
        </w:rPr>
        <w:t>4</w:t>
      </w:r>
      <w:r w:rsidRPr="0031162D">
        <w:rPr>
          <w:rFonts w:ascii="Times New Roman" w:eastAsia="宋体" w:hAnsi="Times New Roman" w:cs="Times New Roman"/>
        </w:rPr>
        <w:t>组不同参数设置值产生的茧丝纤度曲线图形。由图</w:t>
      </w:r>
      <w:ins w:id="251" w:author="XU" w:date="2018-09-26T15:10:00Z">
        <w:r w:rsidR="006A72C2">
          <w:rPr>
            <w:rFonts w:ascii="Times New Roman" w:eastAsia="宋体" w:hAnsi="Times New Roman" w:cs="Times New Roman" w:hint="eastAsia"/>
          </w:rPr>
          <w:t>4</w:t>
        </w:r>
      </w:ins>
      <w:r w:rsidRPr="0031162D">
        <w:rPr>
          <w:rFonts w:ascii="Times New Roman" w:eastAsia="宋体" w:hAnsi="Times New Roman" w:cs="Times New Roman"/>
        </w:rPr>
        <w:t>可知，所生成的茧丝纤度曲线的形态特征与实际纤度调查获得的茧丝纤度曲线形态特征近似，说明该模拟方法具有良好的模拟生成效果。</w:t>
      </w:r>
    </w:p>
    <w:p w14:paraId="14E20C27" w14:textId="77777777" w:rsidR="002D7329" w:rsidRPr="0031162D" w:rsidRDefault="002D7329">
      <w:pPr>
        <w:jc w:val="left"/>
        <w:rPr>
          <w:rFonts w:ascii="Times New Roman" w:eastAsia="宋体" w:hAnsi="Times New Roman" w:cs="Times New Roman"/>
          <w:b/>
        </w:rPr>
      </w:pPr>
    </w:p>
    <w:tbl>
      <w:tblPr>
        <w:tblStyle w:val="a9"/>
        <w:tblW w:w="9798" w:type="dxa"/>
        <w:jc w:val="center"/>
        <w:tblLayout w:type="fixed"/>
        <w:tblCellMar>
          <w:left w:w="0" w:type="dxa"/>
          <w:right w:w="0" w:type="dxa"/>
        </w:tblCellMar>
        <w:tblLook w:val="04A0" w:firstRow="1" w:lastRow="0" w:firstColumn="1" w:lastColumn="0" w:noHBand="0" w:noVBand="1"/>
        <w:tblPrChange w:id="252" w:author="JiweiHuang" w:date="2018-09-26T23:18:00Z">
          <w:tblPr>
            <w:tblStyle w:val="a9"/>
            <w:tblW w:w="979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PrChange>
      </w:tblPr>
      <w:tblGrid>
        <w:gridCol w:w="4899"/>
        <w:gridCol w:w="4899"/>
        <w:tblGridChange w:id="253">
          <w:tblGrid>
            <w:gridCol w:w="4899"/>
            <w:gridCol w:w="4899"/>
          </w:tblGrid>
        </w:tblGridChange>
      </w:tblGrid>
      <w:tr w:rsidR="002D7329" w:rsidRPr="0031162D" w14:paraId="3CDB6BD1" w14:textId="77777777" w:rsidTr="004D2CF9">
        <w:trPr>
          <w:jc w:val="center"/>
          <w:trPrChange w:id="254" w:author="JiweiHuang" w:date="2018-09-26T23:18:00Z">
            <w:trPr>
              <w:jc w:val="center"/>
            </w:trPr>
          </w:trPrChange>
        </w:trPr>
        <w:tc>
          <w:tcPr>
            <w:tcW w:w="4899" w:type="dxa"/>
            <w:vAlign w:val="center"/>
            <w:tcPrChange w:id="255" w:author="JiweiHuang" w:date="2018-09-26T23:18:00Z">
              <w:tcPr>
                <w:tcW w:w="4899" w:type="dxa"/>
                <w:vAlign w:val="center"/>
              </w:tcPr>
            </w:tcPrChange>
          </w:tcPr>
          <w:commentRangeStart w:id="256"/>
          <w:p w14:paraId="3EF8E552" w14:textId="514878EB" w:rsidR="002D7329" w:rsidRPr="0031162D" w:rsidRDefault="0096571D">
            <w:pPr>
              <w:jc w:val="center"/>
              <w:rPr>
                <w:rFonts w:ascii="Times New Roman" w:eastAsia="宋体" w:hAnsi="Times New Roman" w:cs="Times New Roman"/>
                <w:b/>
              </w:rPr>
            </w:pPr>
            <w:r w:rsidRPr="0031162D">
              <w:rPr>
                <w:rFonts w:ascii="Times New Roman" w:eastAsia="宋体" w:hAnsi="Times New Roman" w:cs="Times New Roman"/>
              </w:rPr>
              <w:object w:dxaOrig="4851" w:dyaOrig="4044" w14:anchorId="64A648BB">
                <v:shape id="_x0000_i1050" type="#_x0000_t75" style="width:241.5pt;height:201.75pt" o:ole="">
                  <v:imagedata r:id="rId28" o:title=""/>
                </v:shape>
                <o:OLEObject Type="Embed" ProgID="Origin50.Graph" ShapeID="_x0000_i1050" DrawAspect="Content" ObjectID="_1599510096" r:id="rId29"/>
              </w:object>
            </w:r>
            <w:commentRangeEnd w:id="256"/>
            <w:r w:rsidR="009E1941">
              <w:rPr>
                <w:rStyle w:val="ae"/>
              </w:rPr>
              <w:commentReference w:id="256"/>
            </w:r>
          </w:p>
        </w:tc>
        <w:tc>
          <w:tcPr>
            <w:tcW w:w="4899" w:type="dxa"/>
            <w:vAlign w:val="center"/>
            <w:tcPrChange w:id="257" w:author="JiweiHuang" w:date="2018-09-26T23:18:00Z">
              <w:tcPr>
                <w:tcW w:w="4899" w:type="dxa"/>
                <w:vAlign w:val="center"/>
              </w:tcPr>
            </w:tcPrChange>
          </w:tcPr>
          <w:p w14:paraId="6D825A9F" w14:textId="77777777" w:rsidR="002D7329" w:rsidRPr="0031162D" w:rsidRDefault="00772A79">
            <w:pPr>
              <w:jc w:val="center"/>
              <w:rPr>
                <w:rFonts w:ascii="Times New Roman" w:eastAsia="宋体" w:hAnsi="Times New Roman" w:cs="Times New Roman"/>
                <w:b/>
              </w:rPr>
            </w:pPr>
            <w:r w:rsidRPr="0031162D">
              <w:rPr>
                <w:rFonts w:ascii="Times New Roman" w:eastAsia="宋体" w:hAnsi="Times New Roman" w:cs="Times New Roman"/>
              </w:rPr>
              <w:object w:dxaOrig="4787" w:dyaOrig="4093" w14:anchorId="5A411A81">
                <v:shape id="_x0000_i1035" type="#_x0000_t75" style="width:239.25pt;height:204pt" o:ole="">
                  <v:imagedata r:id="rId30" o:title=""/>
                </v:shape>
                <o:OLEObject Type="Embed" ProgID="Origin50.Graph" ShapeID="_x0000_i1035" DrawAspect="Content" ObjectID="_1599510097" r:id="rId31"/>
              </w:object>
            </w:r>
          </w:p>
        </w:tc>
      </w:tr>
      <w:tr w:rsidR="002D7329" w:rsidRPr="0031162D" w14:paraId="63384E70" w14:textId="77777777" w:rsidTr="004D2CF9">
        <w:trPr>
          <w:jc w:val="center"/>
          <w:trPrChange w:id="258" w:author="JiweiHuang" w:date="2018-09-26T23:18:00Z">
            <w:trPr>
              <w:jc w:val="center"/>
            </w:trPr>
          </w:trPrChange>
        </w:trPr>
        <w:tc>
          <w:tcPr>
            <w:tcW w:w="4899" w:type="dxa"/>
            <w:vAlign w:val="center"/>
            <w:tcPrChange w:id="259" w:author="JiweiHuang" w:date="2018-09-26T23:18:00Z">
              <w:tcPr>
                <w:tcW w:w="4899" w:type="dxa"/>
                <w:vAlign w:val="center"/>
              </w:tcPr>
            </w:tcPrChange>
          </w:tcPr>
          <w:p w14:paraId="48C3F3B0" w14:textId="0E05CD01" w:rsidR="002D7329" w:rsidRPr="0031162D" w:rsidRDefault="0096571D">
            <w:pPr>
              <w:jc w:val="center"/>
              <w:rPr>
                <w:rFonts w:ascii="Times New Roman" w:eastAsia="宋体" w:hAnsi="Times New Roman" w:cs="Times New Roman"/>
                <w:b/>
              </w:rPr>
            </w:pPr>
            <w:r w:rsidRPr="0031162D">
              <w:rPr>
                <w:rFonts w:ascii="Times New Roman" w:eastAsia="宋体" w:hAnsi="Times New Roman" w:cs="Times New Roman"/>
              </w:rPr>
              <w:object w:dxaOrig="4743" w:dyaOrig="4080" w14:anchorId="0EA2A846">
                <v:shape id="_x0000_i1036" type="#_x0000_t75" style="width:239.25pt;height:207pt" o:ole="">
                  <v:imagedata r:id="rId32" o:title=""/>
                </v:shape>
                <o:OLEObject Type="Embed" ProgID="Origin50.Graph" ShapeID="_x0000_i1036" DrawAspect="Content" ObjectID="_1599510098" r:id="rId33"/>
              </w:object>
            </w:r>
          </w:p>
        </w:tc>
        <w:tc>
          <w:tcPr>
            <w:tcW w:w="4899" w:type="dxa"/>
            <w:vAlign w:val="center"/>
            <w:tcPrChange w:id="260" w:author="JiweiHuang" w:date="2018-09-26T23:18:00Z">
              <w:tcPr>
                <w:tcW w:w="4899" w:type="dxa"/>
                <w:vAlign w:val="center"/>
              </w:tcPr>
            </w:tcPrChange>
          </w:tcPr>
          <w:p w14:paraId="20687AB6" w14:textId="77777777" w:rsidR="002D7329" w:rsidRPr="0031162D" w:rsidRDefault="00772A79">
            <w:pPr>
              <w:jc w:val="center"/>
              <w:rPr>
                <w:rFonts w:ascii="Times New Roman" w:eastAsia="宋体" w:hAnsi="Times New Roman" w:cs="Times New Roman"/>
                <w:b/>
              </w:rPr>
            </w:pPr>
            <w:r w:rsidRPr="0031162D">
              <w:rPr>
                <w:rFonts w:ascii="Times New Roman" w:eastAsia="宋体" w:hAnsi="Times New Roman" w:cs="Times New Roman"/>
              </w:rPr>
              <w:object w:dxaOrig="4775" w:dyaOrig="4143" w14:anchorId="111E3E01">
                <v:shape id="_x0000_i1037" type="#_x0000_t75" style="width:239.25pt;height:207pt" o:ole="">
                  <v:imagedata r:id="rId34" o:title=""/>
                </v:shape>
                <o:OLEObject Type="Embed" ProgID="Origin50.Graph" ShapeID="_x0000_i1037" DrawAspect="Content" ObjectID="_1599510099" r:id="rId35"/>
              </w:object>
            </w:r>
          </w:p>
        </w:tc>
      </w:tr>
    </w:tbl>
    <w:p w14:paraId="022612FB" w14:textId="77777777" w:rsidR="002D7329" w:rsidRPr="000558B4" w:rsidRDefault="00772A79">
      <w:pPr>
        <w:jc w:val="center"/>
        <w:rPr>
          <w:rFonts w:ascii="Times New Roman" w:eastAsia="宋体" w:hAnsi="Times New Roman" w:cs="Times New Roman"/>
          <w:sz w:val="18"/>
          <w:szCs w:val="18"/>
        </w:rPr>
      </w:pPr>
      <w:r w:rsidRPr="000558B4">
        <w:rPr>
          <w:rFonts w:ascii="Times New Roman" w:eastAsia="宋体" w:hAnsi="Times New Roman" w:cs="Times New Roman"/>
          <w:b/>
          <w:sz w:val="18"/>
          <w:szCs w:val="18"/>
        </w:rPr>
        <w:t>图</w:t>
      </w:r>
      <w:r w:rsidR="00D045B1" w:rsidRPr="000558B4">
        <w:rPr>
          <w:rFonts w:ascii="Times New Roman" w:eastAsia="宋体" w:hAnsi="Times New Roman" w:cs="Times New Roman"/>
          <w:b/>
          <w:sz w:val="18"/>
          <w:szCs w:val="18"/>
        </w:rPr>
        <w:t>4</w:t>
      </w:r>
      <w:r w:rsidR="00D045B1" w:rsidRPr="000558B4">
        <w:rPr>
          <w:rFonts w:ascii="Times New Roman" w:eastAsia="宋体" w:hAnsi="Times New Roman" w:cs="Times New Roman"/>
          <w:sz w:val="18"/>
          <w:szCs w:val="18"/>
        </w:rPr>
        <w:t xml:space="preserve"> </w:t>
      </w:r>
      <w:r w:rsidR="00FF296B"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模拟生成的茧丝纤度曲线</w:t>
      </w:r>
    </w:p>
    <w:p w14:paraId="09B2D711" w14:textId="77777777" w:rsidR="002D7329" w:rsidRPr="000558B4" w:rsidRDefault="00772A79">
      <w:pPr>
        <w:jc w:val="center"/>
        <w:rPr>
          <w:rFonts w:ascii="Times New Roman" w:eastAsia="宋体" w:hAnsi="Times New Roman" w:cs="Times New Roman"/>
          <w:sz w:val="18"/>
          <w:szCs w:val="18"/>
        </w:rPr>
      </w:pPr>
      <w:r w:rsidRPr="000558B4">
        <w:rPr>
          <w:rFonts w:ascii="Times New Roman" w:eastAsia="宋体" w:hAnsi="Times New Roman" w:cs="Times New Roman"/>
          <w:b/>
          <w:sz w:val="18"/>
          <w:szCs w:val="18"/>
        </w:rPr>
        <w:t>Fig.</w:t>
      </w:r>
      <w:r w:rsidR="00D045B1" w:rsidRPr="000558B4">
        <w:rPr>
          <w:rFonts w:ascii="Times New Roman" w:eastAsia="宋体" w:hAnsi="Times New Roman" w:cs="Times New Roman"/>
          <w:b/>
          <w:sz w:val="18"/>
          <w:szCs w:val="18"/>
        </w:rPr>
        <w:t>4</w:t>
      </w:r>
      <w:r w:rsidR="00D045B1" w:rsidRPr="000558B4">
        <w:rPr>
          <w:rFonts w:ascii="Times New Roman" w:eastAsia="宋体" w:hAnsi="Times New Roman" w:cs="Times New Roman"/>
          <w:sz w:val="18"/>
          <w:szCs w:val="18"/>
        </w:rPr>
        <w:t xml:space="preserve"> </w:t>
      </w:r>
      <w:r w:rsidR="00FF296B"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The</w:t>
      </w:r>
      <w:r w:rsidR="00D045B1" w:rsidRPr="000558B4">
        <w:rPr>
          <w:rFonts w:ascii="Times New Roman" w:eastAsia="宋体" w:hAnsi="Times New Roman" w:cs="Times New Roman"/>
          <w:sz w:val="18"/>
          <w:szCs w:val="18"/>
        </w:rPr>
        <w:t xml:space="preserve"> generation</w:t>
      </w:r>
      <w:r w:rsidRPr="000558B4">
        <w:rPr>
          <w:rFonts w:ascii="Times New Roman" w:eastAsia="宋体" w:hAnsi="Times New Roman" w:cs="Times New Roman"/>
          <w:sz w:val="18"/>
          <w:szCs w:val="18"/>
        </w:rPr>
        <w:t xml:space="preserve"> </w:t>
      </w:r>
      <w:r w:rsidR="00D045B1" w:rsidRPr="000558B4">
        <w:rPr>
          <w:rFonts w:ascii="Times New Roman" w:eastAsia="宋体" w:hAnsi="Times New Roman" w:cs="Times New Roman"/>
          <w:sz w:val="18"/>
          <w:szCs w:val="18"/>
        </w:rPr>
        <w:t xml:space="preserve">of </w:t>
      </w:r>
      <w:r w:rsidRPr="000558B4">
        <w:rPr>
          <w:rFonts w:ascii="Times New Roman" w:eastAsia="宋体" w:hAnsi="Times New Roman" w:cs="Times New Roman"/>
          <w:sz w:val="18"/>
          <w:szCs w:val="18"/>
        </w:rPr>
        <w:t>cocoon filament size curve</w:t>
      </w:r>
    </w:p>
    <w:p w14:paraId="2CF15D47" w14:textId="77777777" w:rsidR="00FF296B" w:rsidRPr="0031162D" w:rsidRDefault="00FF296B">
      <w:pPr>
        <w:jc w:val="center"/>
        <w:rPr>
          <w:rFonts w:ascii="Times New Roman" w:eastAsia="宋体" w:hAnsi="Times New Roman" w:cs="Times New Roman"/>
        </w:rPr>
      </w:pPr>
    </w:p>
    <w:p w14:paraId="42943CCF" w14:textId="77777777" w:rsidR="002D7329" w:rsidRPr="0031162D" w:rsidRDefault="00772A79" w:rsidP="0031162D">
      <w:pPr>
        <w:spacing w:beforeLines="25" w:before="78" w:afterLines="25" w:after="78"/>
        <w:rPr>
          <w:rFonts w:ascii="Times New Roman" w:eastAsia="宋体" w:hAnsi="Times New Roman" w:cs="Times New Roman"/>
          <w:b/>
          <w:sz w:val="24"/>
        </w:rPr>
      </w:pPr>
      <w:r w:rsidRPr="0031162D">
        <w:rPr>
          <w:rFonts w:ascii="Times New Roman" w:eastAsia="宋体" w:hAnsi="Times New Roman" w:cs="Times New Roman"/>
          <w:b/>
          <w:sz w:val="24"/>
        </w:rPr>
        <w:t xml:space="preserve">5  </w:t>
      </w:r>
      <w:r w:rsidR="0066182A" w:rsidRPr="0031162D">
        <w:rPr>
          <w:rFonts w:ascii="Times New Roman" w:eastAsia="宋体" w:hAnsi="Times New Roman" w:cs="Times New Roman"/>
          <w:b/>
          <w:sz w:val="24"/>
        </w:rPr>
        <w:t>结</w:t>
      </w:r>
      <w:r w:rsidR="0066182A" w:rsidRPr="0031162D">
        <w:rPr>
          <w:rFonts w:ascii="Times New Roman" w:eastAsia="宋体" w:hAnsi="Times New Roman" w:cs="Times New Roman"/>
          <w:b/>
          <w:sz w:val="24"/>
        </w:rPr>
        <w:t xml:space="preserve">  </w:t>
      </w:r>
      <w:r w:rsidR="0066182A" w:rsidRPr="0031162D">
        <w:rPr>
          <w:rFonts w:ascii="Times New Roman" w:eastAsia="宋体" w:hAnsi="Times New Roman" w:cs="Times New Roman"/>
          <w:b/>
          <w:sz w:val="24"/>
        </w:rPr>
        <w:t>语</w:t>
      </w:r>
    </w:p>
    <w:p w14:paraId="4BED9B7D" w14:textId="77777777" w:rsidR="002D7329" w:rsidRPr="0031162D" w:rsidRDefault="00772A79">
      <w:pPr>
        <w:ind w:firstLineChars="202" w:firstLine="424"/>
        <w:jc w:val="left"/>
        <w:rPr>
          <w:rFonts w:ascii="Times New Roman" w:eastAsia="宋体" w:hAnsi="Times New Roman" w:cs="Times New Roman"/>
        </w:rPr>
      </w:pPr>
      <w:r w:rsidRPr="0031162D">
        <w:rPr>
          <w:rFonts w:ascii="Times New Roman" w:eastAsia="宋体" w:hAnsi="Times New Roman" w:cs="Times New Roman"/>
        </w:rPr>
        <w:t>本文在分析了茧丝纤度曲线形态的基础上，从蚕吐丝行为的角度出发，将茧丝纤度曲线形态的产生原因归于蚕吐丝时吐丝口的开口大小变化和蚕体内绢丝液或吐丝力变化的复合。并用</w:t>
      </w:r>
      <w:r w:rsidRPr="0031162D">
        <w:rPr>
          <w:rFonts w:ascii="Times New Roman" w:eastAsia="宋体" w:hAnsi="Times New Roman" w:cs="Times New Roman"/>
        </w:rPr>
        <w:t>Logistic</w:t>
      </w:r>
      <w:r w:rsidRPr="0031162D">
        <w:rPr>
          <w:rFonts w:ascii="Times New Roman" w:eastAsia="宋体" w:hAnsi="Times New Roman" w:cs="Times New Roman"/>
        </w:rPr>
        <w:t>函数模拟蚕吐丝口的逐步张开对茧丝纤度曲线的影响，用二次函数模拟绢丝液或吐丝力的逐渐减弱对茧丝纤度曲线的影响，并通过二者的复合模拟茧丝纤度曲线的形态变化，进而建立了茧丝纤度曲线函数模型。通过理论分析和非线性函数回归分析可知：</w:t>
      </w:r>
    </w:p>
    <w:p w14:paraId="7572FB19" w14:textId="77777777" w:rsidR="002D7329" w:rsidRPr="0031162D" w:rsidRDefault="00A21D5F">
      <w:pPr>
        <w:ind w:firstLineChars="202" w:firstLine="424"/>
        <w:jc w:val="left"/>
        <w:rPr>
          <w:rFonts w:ascii="Times New Roman" w:eastAsia="宋体" w:hAnsi="Times New Roman" w:cs="Times New Roman"/>
        </w:rPr>
      </w:pPr>
      <w:del w:id="261" w:author="XU" w:date="2018-09-26T15:10:00Z">
        <w:r w:rsidDel="000B2CB5">
          <w:rPr>
            <w:rFonts w:ascii="Times New Roman" w:eastAsia="宋体" w:hAnsi="Times New Roman" w:cs="Times New Roman"/>
          </w:rPr>
          <w:delText>(</w:delText>
        </w:r>
      </w:del>
      <w:r w:rsidR="00772A79" w:rsidRPr="0031162D">
        <w:rPr>
          <w:rFonts w:ascii="Times New Roman" w:eastAsia="宋体" w:hAnsi="Times New Roman" w:cs="Times New Roman"/>
        </w:rPr>
        <w:t>1</w:t>
      </w:r>
      <w:r>
        <w:rPr>
          <w:rFonts w:ascii="Times New Roman" w:eastAsia="宋体" w:hAnsi="Times New Roman" w:cs="Times New Roman"/>
        </w:rPr>
        <w:t>)</w:t>
      </w:r>
      <w:r w:rsidR="00772A79" w:rsidRPr="0031162D">
        <w:rPr>
          <w:rFonts w:ascii="Times New Roman" w:eastAsia="宋体" w:hAnsi="Times New Roman" w:cs="Times New Roman"/>
        </w:rPr>
        <w:t>所建立的茧丝纤度曲线函数模型具有模拟茧丝纤度曲线形态的可行性和合理性。</w:t>
      </w:r>
    </w:p>
    <w:p w14:paraId="5717F57A" w14:textId="77777777" w:rsidR="002D7329" w:rsidRPr="0031162D" w:rsidRDefault="00A21D5F">
      <w:pPr>
        <w:ind w:firstLineChars="202" w:firstLine="424"/>
        <w:jc w:val="left"/>
        <w:rPr>
          <w:rFonts w:ascii="Times New Roman" w:eastAsia="宋体" w:hAnsi="Times New Roman" w:cs="Times New Roman"/>
        </w:rPr>
      </w:pPr>
      <w:del w:id="262" w:author="XU" w:date="2018-09-26T15:10:00Z">
        <w:r w:rsidDel="000B2CB5">
          <w:rPr>
            <w:rFonts w:ascii="Times New Roman" w:eastAsia="宋体" w:hAnsi="Times New Roman" w:cs="Times New Roman"/>
          </w:rPr>
          <w:delText>(</w:delText>
        </w:r>
      </w:del>
      <w:r w:rsidR="00772A79" w:rsidRPr="0031162D">
        <w:rPr>
          <w:rFonts w:ascii="Times New Roman" w:eastAsia="宋体" w:hAnsi="Times New Roman" w:cs="Times New Roman"/>
        </w:rPr>
        <w:t>2</w:t>
      </w:r>
      <w:r>
        <w:rPr>
          <w:rFonts w:ascii="Times New Roman" w:eastAsia="宋体" w:hAnsi="Times New Roman" w:cs="Times New Roman"/>
        </w:rPr>
        <w:t>)</w:t>
      </w:r>
      <w:r w:rsidR="00772A79" w:rsidRPr="0031162D">
        <w:rPr>
          <w:rFonts w:ascii="Times New Roman" w:eastAsia="宋体" w:hAnsi="Times New Roman" w:cs="Times New Roman"/>
        </w:rPr>
        <w:t>茧丝纤度曲线的初始端纤度值、终端纤度值、茧丝长度值和最大纤度值与函数模型的参数密切相关。</w:t>
      </w:r>
    </w:p>
    <w:p w14:paraId="4D312BDA" w14:textId="77777777" w:rsidR="002D7329" w:rsidRPr="0031162D" w:rsidRDefault="00A21D5F">
      <w:pPr>
        <w:ind w:firstLineChars="202" w:firstLine="424"/>
        <w:jc w:val="left"/>
        <w:rPr>
          <w:rFonts w:ascii="Times New Roman" w:eastAsia="宋体" w:hAnsi="Times New Roman" w:cs="Times New Roman"/>
        </w:rPr>
      </w:pPr>
      <w:del w:id="263" w:author="XU" w:date="2018-09-26T15:10:00Z">
        <w:r w:rsidDel="000B2CB5">
          <w:rPr>
            <w:rFonts w:ascii="Times New Roman" w:eastAsia="宋体" w:hAnsi="Times New Roman" w:cs="Times New Roman"/>
          </w:rPr>
          <w:delText>(</w:delText>
        </w:r>
      </w:del>
      <w:r w:rsidR="00772A79" w:rsidRPr="0031162D">
        <w:rPr>
          <w:rFonts w:ascii="Times New Roman" w:eastAsia="宋体" w:hAnsi="Times New Roman" w:cs="Times New Roman"/>
        </w:rPr>
        <w:t>3</w:t>
      </w:r>
      <w:r>
        <w:rPr>
          <w:rFonts w:ascii="Times New Roman" w:eastAsia="宋体" w:hAnsi="Times New Roman" w:cs="Times New Roman"/>
        </w:rPr>
        <w:t>)</w:t>
      </w:r>
      <w:r w:rsidR="00772A79" w:rsidRPr="0031162D">
        <w:rPr>
          <w:rFonts w:ascii="Times New Roman" w:eastAsia="宋体" w:hAnsi="Times New Roman" w:cs="Times New Roman"/>
        </w:rPr>
        <w:t>通过模拟生成茧丝纤度曲线的初始端纤度值、终端纤度值、茧丝长度和最大纤度值可获得茧丝纤度曲线函数模型的参数，进而获得茧丝纤度曲线函数。</w:t>
      </w:r>
    </w:p>
    <w:p w14:paraId="726C1E90" w14:textId="77777777" w:rsidR="002D7329" w:rsidRPr="0031162D" w:rsidRDefault="00A21D5F">
      <w:pPr>
        <w:ind w:firstLineChars="202" w:firstLine="424"/>
        <w:jc w:val="left"/>
        <w:rPr>
          <w:rFonts w:ascii="Times New Roman" w:eastAsia="宋体" w:hAnsi="Times New Roman" w:cs="Times New Roman"/>
        </w:rPr>
      </w:pPr>
      <w:del w:id="264" w:author="XU" w:date="2018-09-26T15:10:00Z">
        <w:r w:rsidDel="000B2CB5">
          <w:rPr>
            <w:rFonts w:ascii="Times New Roman" w:eastAsia="宋体" w:hAnsi="Times New Roman" w:cs="Times New Roman"/>
          </w:rPr>
          <w:delText>(</w:delText>
        </w:r>
      </w:del>
      <w:r w:rsidR="00772A79" w:rsidRPr="0031162D">
        <w:rPr>
          <w:rFonts w:ascii="Times New Roman" w:eastAsia="宋体" w:hAnsi="Times New Roman" w:cs="Times New Roman"/>
        </w:rPr>
        <w:t>4</w:t>
      </w:r>
      <w:r>
        <w:rPr>
          <w:rFonts w:ascii="Times New Roman" w:eastAsia="宋体" w:hAnsi="Times New Roman" w:cs="Times New Roman"/>
        </w:rPr>
        <w:t>)</w:t>
      </w:r>
      <w:r w:rsidR="00772A79" w:rsidRPr="0031162D">
        <w:rPr>
          <w:rFonts w:ascii="Times New Roman" w:eastAsia="宋体" w:hAnsi="Times New Roman" w:cs="Times New Roman"/>
        </w:rPr>
        <w:t>建立了茧丝纤度曲线模拟生成方法，该方法可通过设置函数参数方便</w:t>
      </w:r>
      <w:ins w:id="265" w:author="XU" w:date="2018-09-26T15:10:00Z">
        <w:r w:rsidR="000B2CB5">
          <w:rPr>
            <w:rFonts w:ascii="Times New Roman" w:eastAsia="宋体" w:hAnsi="Times New Roman" w:cs="Times New Roman" w:hint="eastAsia"/>
          </w:rPr>
          <w:t>地</w:t>
        </w:r>
      </w:ins>
      <w:del w:id="266" w:author="XU" w:date="2018-09-26T15:10:00Z">
        <w:r w:rsidR="00772A79" w:rsidRPr="0031162D" w:rsidDel="000B2CB5">
          <w:rPr>
            <w:rFonts w:ascii="Times New Roman" w:eastAsia="宋体" w:hAnsi="Times New Roman" w:cs="Times New Roman"/>
          </w:rPr>
          <w:delText>的</w:delText>
        </w:r>
      </w:del>
      <w:r w:rsidR="00772A79" w:rsidRPr="0031162D">
        <w:rPr>
          <w:rFonts w:ascii="Times New Roman" w:eastAsia="宋体" w:hAnsi="Times New Roman" w:cs="Times New Roman"/>
        </w:rPr>
        <w:t>调控茧丝纤度曲线的形态，为下一步进行计算机模拟缫丝提供</w:t>
      </w:r>
      <w:del w:id="267" w:author="XU" w:date="2018-09-26T15:10:00Z">
        <w:r w:rsidR="00772A79" w:rsidRPr="0031162D" w:rsidDel="000B2CB5">
          <w:rPr>
            <w:rFonts w:ascii="Times New Roman" w:eastAsia="宋体" w:hAnsi="Times New Roman" w:cs="Times New Roman"/>
          </w:rPr>
          <w:delText>了</w:delText>
        </w:r>
      </w:del>
      <w:r w:rsidR="00772A79" w:rsidRPr="0031162D">
        <w:rPr>
          <w:rFonts w:ascii="Times New Roman" w:eastAsia="宋体" w:hAnsi="Times New Roman" w:cs="Times New Roman"/>
        </w:rPr>
        <w:t>新的茧丝纤度曲线解决方案。</w:t>
      </w:r>
    </w:p>
    <w:p w14:paraId="38DD6862" w14:textId="77777777" w:rsidR="002D7329" w:rsidRPr="0031162D" w:rsidRDefault="00A21D5F">
      <w:pPr>
        <w:ind w:firstLineChars="202" w:firstLine="424"/>
        <w:jc w:val="left"/>
        <w:rPr>
          <w:rFonts w:ascii="Times New Roman" w:eastAsia="宋体" w:hAnsi="Times New Roman" w:cs="Times New Roman"/>
        </w:rPr>
      </w:pPr>
      <w:del w:id="268" w:author="XU" w:date="2018-09-26T15:10:00Z">
        <w:r w:rsidDel="000B2CB5">
          <w:rPr>
            <w:rFonts w:ascii="Times New Roman" w:eastAsia="宋体" w:hAnsi="Times New Roman" w:cs="Times New Roman"/>
          </w:rPr>
          <w:lastRenderedPageBreak/>
          <w:delText>(</w:delText>
        </w:r>
      </w:del>
      <w:r w:rsidR="00772A79" w:rsidRPr="0031162D">
        <w:rPr>
          <w:rFonts w:ascii="Times New Roman" w:eastAsia="宋体" w:hAnsi="Times New Roman" w:cs="Times New Roman"/>
        </w:rPr>
        <w:t>5</w:t>
      </w:r>
      <w:r>
        <w:rPr>
          <w:rFonts w:ascii="Times New Roman" w:eastAsia="宋体" w:hAnsi="Times New Roman" w:cs="Times New Roman"/>
        </w:rPr>
        <w:t>)</w:t>
      </w:r>
      <w:r w:rsidR="00772A79" w:rsidRPr="0031162D">
        <w:rPr>
          <w:rFonts w:ascii="Times New Roman" w:eastAsia="宋体" w:hAnsi="Times New Roman" w:cs="Times New Roman"/>
        </w:rPr>
        <w:t>就庄口茧丝纤度曲线的统计特征的模拟，有待进一步</w:t>
      </w:r>
      <w:del w:id="269" w:author="XU" w:date="2018-09-26T15:11:00Z">
        <w:r w:rsidR="00772A79" w:rsidRPr="0031162D" w:rsidDel="000B2CB5">
          <w:rPr>
            <w:rFonts w:ascii="Times New Roman" w:eastAsia="宋体" w:hAnsi="Times New Roman" w:cs="Times New Roman"/>
          </w:rPr>
          <w:delText>的</w:delText>
        </w:r>
      </w:del>
      <w:r w:rsidR="00772A79" w:rsidRPr="0031162D">
        <w:rPr>
          <w:rFonts w:ascii="Times New Roman" w:eastAsia="宋体" w:hAnsi="Times New Roman" w:cs="Times New Roman"/>
        </w:rPr>
        <w:t>深入研究。</w:t>
      </w:r>
      <w:bookmarkEnd w:id="19"/>
      <w:bookmarkEnd w:id="20"/>
    </w:p>
    <w:p w14:paraId="20FA4B00" w14:textId="77777777" w:rsidR="00FF296B" w:rsidRPr="0031162D" w:rsidRDefault="00FF296B">
      <w:pPr>
        <w:ind w:firstLineChars="202" w:firstLine="424"/>
        <w:jc w:val="left"/>
        <w:rPr>
          <w:rFonts w:ascii="Times New Roman" w:eastAsia="宋体" w:hAnsi="Times New Roman" w:cs="Times New Roman"/>
        </w:rPr>
      </w:pPr>
    </w:p>
    <w:p w14:paraId="3D1BF8D8" w14:textId="77777777" w:rsidR="002D7329" w:rsidRPr="000558B4" w:rsidRDefault="00772A79" w:rsidP="0031162D">
      <w:pPr>
        <w:spacing w:beforeLines="50" w:before="156" w:afterLines="50" w:after="156"/>
        <w:rPr>
          <w:rFonts w:ascii="Times New Roman" w:eastAsia="宋体" w:hAnsi="Times New Roman" w:cs="Times New Roman"/>
          <w:b/>
          <w:sz w:val="18"/>
          <w:szCs w:val="18"/>
        </w:rPr>
      </w:pPr>
      <w:r w:rsidRPr="000558B4">
        <w:rPr>
          <w:rFonts w:ascii="Times New Roman" w:eastAsia="宋体" w:hAnsi="Times New Roman" w:cs="Times New Roman"/>
          <w:b/>
          <w:sz w:val="18"/>
          <w:szCs w:val="18"/>
        </w:rPr>
        <w:t>参考文献：</w:t>
      </w:r>
    </w:p>
    <w:p w14:paraId="752658FF" w14:textId="77777777" w:rsidR="002D7329" w:rsidRPr="000558B4" w:rsidRDefault="00772A79" w:rsidP="0031162D">
      <w:pPr>
        <w:tabs>
          <w:tab w:val="left" w:pos="600"/>
        </w:tabs>
        <w:autoSpaceDE w:val="0"/>
        <w:autoSpaceDN w:val="0"/>
        <w:adjustRightInd w:val="0"/>
        <w:snapToGrid w:val="0"/>
        <w:spacing w:beforeLines="50" w:before="156"/>
        <w:rPr>
          <w:rFonts w:ascii="Times New Roman" w:eastAsia="宋体" w:hAnsi="Times New Roman" w:cs="Times New Roman"/>
          <w:sz w:val="18"/>
          <w:szCs w:val="18"/>
        </w:rPr>
      </w:pPr>
      <w:r w:rsidRPr="000558B4">
        <w:rPr>
          <w:rFonts w:ascii="Times New Roman" w:eastAsia="宋体" w:hAnsi="Times New Roman" w:cs="Times New Roman"/>
          <w:sz w:val="18"/>
          <w:szCs w:val="18"/>
        </w:rPr>
        <w:t>[1]</w:t>
      </w:r>
      <w:r w:rsidRPr="000558B4">
        <w:rPr>
          <w:rFonts w:ascii="Times New Roman" w:eastAsia="宋体" w:hAnsi="Times New Roman" w:cs="Times New Roman"/>
          <w:sz w:val="18"/>
          <w:szCs w:val="18"/>
        </w:rPr>
        <w:t>荣光远</w:t>
      </w:r>
      <w:r w:rsidRPr="000558B4">
        <w:rPr>
          <w:rFonts w:ascii="Times New Roman" w:eastAsia="宋体" w:hAnsi="Times New Roman" w:cs="Times New Roman"/>
          <w:sz w:val="18"/>
          <w:szCs w:val="18"/>
        </w:rPr>
        <w:t>.</w:t>
      </w:r>
      <w:r w:rsidR="00FF296B"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制丝工艺设计与质量管理</w:t>
      </w:r>
      <w:r w:rsidRPr="000558B4">
        <w:rPr>
          <w:rFonts w:ascii="Times New Roman" w:eastAsia="宋体" w:hAnsi="Times New Roman" w:cs="Times New Roman"/>
          <w:sz w:val="18"/>
          <w:szCs w:val="18"/>
        </w:rPr>
        <w:t>[M].</w:t>
      </w:r>
      <w:r w:rsidR="00FF296B" w:rsidRPr="000558B4">
        <w:rPr>
          <w:rFonts w:ascii="Times New Roman" w:eastAsia="宋体" w:hAnsi="Times New Roman" w:cs="Times New Roman"/>
          <w:sz w:val="18"/>
          <w:szCs w:val="18"/>
        </w:rPr>
        <w:t xml:space="preserve"> </w:t>
      </w:r>
      <w:r w:rsidR="00FF296B" w:rsidRPr="000558B4">
        <w:rPr>
          <w:rFonts w:ascii="Times New Roman" w:eastAsia="宋体" w:hAnsi="Times New Roman" w:cs="Times New Roman"/>
          <w:sz w:val="18"/>
          <w:szCs w:val="18"/>
        </w:rPr>
        <w:t>北京</w:t>
      </w:r>
      <w:r w:rsidR="00FF296B"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中国纺织出版社</w:t>
      </w:r>
      <w:r w:rsidRPr="000558B4">
        <w:rPr>
          <w:rFonts w:ascii="Times New Roman" w:eastAsia="宋体" w:hAnsi="Times New Roman" w:cs="Times New Roman"/>
          <w:sz w:val="18"/>
          <w:szCs w:val="18"/>
        </w:rPr>
        <w:t>,</w:t>
      </w:r>
      <w:r w:rsidR="00FF296B"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1993.</w:t>
      </w:r>
    </w:p>
    <w:p w14:paraId="5B31295E" w14:textId="77777777" w:rsidR="002D7329" w:rsidRPr="000558B4" w:rsidRDefault="00772A79" w:rsidP="0031162D">
      <w:pPr>
        <w:tabs>
          <w:tab w:val="left" w:pos="600"/>
        </w:tabs>
        <w:autoSpaceDE w:val="0"/>
        <w:autoSpaceDN w:val="0"/>
        <w:adjustRightInd w:val="0"/>
        <w:snapToGrid w:val="0"/>
        <w:spacing w:beforeLines="50" w:before="156"/>
        <w:rPr>
          <w:rFonts w:ascii="Times New Roman" w:eastAsia="宋体" w:hAnsi="Times New Roman" w:cs="Times New Roman"/>
          <w:sz w:val="18"/>
          <w:szCs w:val="18"/>
        </w:rPr>
      </w:pPr>
      <w:bookmarkStart w:id="270" w:name="OLE_LINK10"/>
      <w:bookmarkStart w:id="271" w:name="OLE_LINK9"/>
      <w:r w:rsidRPr="000558B4">
        <w:rPr>
          <w:rFonts w:ascii="Times New Roman" w:eastAsia="宋体" w:hAnsi="Times New Roman" w:cs="Times New Roman"/>
          <w:sz w:val="18"/>
          <w:szCs w:val="18"/>
        </w:rPr>
        <w:t xml:space="preserve">RONG Guangyuan.Process </w:t>
      </w:r>
      <w:r w:rsidR="008C0307">
        <w:rPr>
          <w:rFonts w:ascii="Times New Roman" w:eastAsia="宋体" w:hAnsi="Times New Roman" w:cs="Times New Roman" w:hint="eastAsia"/>
          <w:sz w:val="18"/>
          <w:szCs w:val="18"/>
        </w:rPr>
        <w:t>D</w:t>
      </w:r>
      <w:r w:rsidRPr="000558B4">
        <w:rPr>
          <w:rFonts w:ascii="Times New Roman" w:eastAsia="宋体" w:hAnsi="Times New Roman" w:cs="Times New Roman"/>
          <w:sz w:val="18"/>
          <w:szCs w:val="18"/>
        </w:rPr>
        <w:t xml:space="preserve">esign and </w:t>
      </w:r>
      <w:r w:rsidR="008C0307">
        <w:rPr>
          <w:rFonts w:ascii="Times New Roman" w:eastAsia="宋体" w:hAnsi="Times New Roman" w:cs="Times New Roman" w:hint="eastAsia"/>
          <w:sz w:val="18"/>
          <w:szCs w:val="18"/>
        </w:rPr>
        <w:t>Q</w:t>
      </w:r>
      <w:r w:rsidRPr="000558B4">
        <w:rPr>
          <w:rFonts w:ascii="Times New Roman" w:eastAsia="宋体" w:hAnsi="Times New Roman" w:cs="Times New Roman"/>
          <w:sz w:val="18"/>
          <w:szCs w:val="18"/>
        </w:rPr>
        <w:t xml:space="preserve">uality Management of </w:t>
      </w:r>
      <w:r w:rsidR="008C0307">
        <w:rPr>
          <w:rFonts w:ascii="Times New Roman" w:eastAsia="宋体" w:hAnsi="Times New Roman" w:cs="Times New Roman" w:hint="eastAsia"/>
          <w:sz w:val="18"/>
          <w:szCs w:val="18"/>
        </w:rPr>
        <w:t>F</w:t>
      </w:r>
      <w:r w:rsidRPr="000558B4">
        <w:rPr>
          <w:rFonts w:ascii="Times New Roman" w:eastAsia="宋体" w:hAnsi="Times New Roman" w:cs="Times New Roman"/>
          <w:sz w:val="18"/>
          <w:szCs w:val="18"/>
        </w:rPr>
        <w:t>ilature</w:t>
      </w:r>
      <w:r w:rsidR="00FF296B"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[M].</w:t>
      </w:r>
      <w:r w:rsidR="00FF296B"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Beijing:</w:t>
      </w:r>
      <w:r w:rsidR="00FF296B"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China Textile and Apparel Press,</w:t>
      </w:r>
      <w:r w:rsidR="00FF296B"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1993.</w:t>
      </w:r>
    </w:p>
    <w:bookmarkEnd w:id="270"/>
    <w:bookmarkEnd w:id="271"/>
    <w:p w14:paraId="080CE95F" w14:textId="77777777" w:rsidR="002D7329" w:rsidRPr="000558B4" w:rsidRDefault="00772A79" w:rsidP="0031162D">
      <w:pPr>
        <w:tabs>
          <w:tab w:val="left" w:pos="600"/>
        </w:tabs>
        <w:autoSpaceDE w:val="0"/>
        <w:autoSpaceDN w:val="0"/>
        <w:adjustRightInd w:val="0"/>
        <w:snapToGrid w:val="0"/>
        <w:spacing w:beforeLines="50" w:before="156"/>
        <w:rPr>
          <w:rFonts w:ascii="Times New Roman" w:eastAsia="宋体" w:hAnsi="Times New Roman" w:cs="Times New Roman"/>
          <w:sz w:val="18"/>
          <w:szCs w:val="18"/>
        </w:rPr>
      </w:pPr>
      <w:r w:rsidRPr="000558B4">
        <w:rPr>
          <w:rFonts w:ascii="Times New Roman" w:eastAsia="宋体" w:hAnsi="Times New Roman" w:cs="Times New Roman"/>
          <w:sz w:val="18"/>
          <w:szCs w:val="18"/>
        </w:rPr>
        <w:t>[2]</w:t>
      </w:r>
      <w:r w:rsidRPr="000558B4">
        <w:rPr>
          <w:rFonts w:ascii="Times New Roman" w:eastAsia="宋体" w:hAnsi="Times New Roman" w:cs="Times New Roman"/>
          <w:sz w:val="18"/>
          <w:szCs w:val="18"/>
        </w:rPr>
        <w:t>赵巧玲</w:t>
      </w:r>
      <w:r w:rsidRPr="000558B4">
        <w:rPr>
          <w:rFonts w:ascii="Times New Roman" w:eastAsia="宋体" w:hAnsi="Times New Roman" w:cs="Times New Roman"/>
          <w:sz w:val="18"/>
          <w:szCs w:val="18"/>
        </w:rPr>
        <w:t>,</w:t>
      </w:r>
      <w:r w:rsidR="00FF296B"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魏兆军</w:t>
      </w:r>
      <w:r w:rsidRPr="000558B4">
        <w:rPr>
          <w:rFonts w:ascii="Times New Roman" w:eastAsia="宋体" w:hAnsi="Times New Roman" w:cs="Times New Roman"/>
          <w:sz w:val="18"/>
          <w:szCs w:val="18"/>
        </w:rPr>
        <w:t>,</w:t>
      </w:r>
      <w:r w:rsidR="00FF296B"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夏定国</w:t>
      </w:r>
      <w:r w:rsidRPr="000558B4">
        <w:rPr>
          <w:rFonts w:ascii="Times New Roman" w:eastAsia="宋体" w:hAnsi="Times New Roman" w:cs="Times New Roman"/>
          <w:sz w:val="18"/>
          <w:szCs w:val="18"/>
        </w:rPr>
        <w:t>,</w:t>
      </w:r>
      <w:r w:rsidR="00FF296B"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等</w:t>
      </w:r>
      <w:r w:rsidRPr="000558B4">
        <w:rPr>
          <w:rFonts w:ascii="Times New Roman" w:eastAsia="宋体" w:hAnsi="Times New Roman" w:cs="Times New Roman"/>
          <w:sz w:val="18"/>
          <w:szCs w:val="18"/>
        </w:rPr>
        <w:t>.</w:t>
      </w:r>
      <w:r w:rsidR="00FF296B"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家蚕茧丝纤度性状基因效应分析</w:t>
      </w:r>
      <w:r w:rsidRPr="000558B4">
        <w:rPr>
          <w:rFonts w:ascii="Times New Roman" w:eastAsia="宋体" w:hAnsi="Times New Roman" w:cs="Times New Roman"/>
          <w:sz w:val="18"/>
          <w:szCs w:val="18"/>
        </w:rPr>
        <w:t>[J].</w:t>
      </w:r>
      <w:r w:rsidR="00FF296B"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中国蚕业</w:t>
      </w:r>
      <w:r w:rsidRPr="000558B4">
        <w:rPr>
          <w:rFonts w:ascii="Times New Roman" w:eastAsia="宋体" w:hAnsi="Times New Roman" w:cs="Times New Roman"/>
          <w:sz w:val="18"/>
          <w:szCs w:val="18"/>
        </w:rPr>
        <w:t>,</w:t>
      </w:r>
      <w:r w:rsidR="00FF296B" w:rsidRPr="000558B4">
        <w:rPr>
          <w:rFonts w:ascii="Times New Roman" w:eastAsia="宋体" w:hAnsi="Times New Roman" w:cs="Times New Roman"/>
          <w:sz w:val="18"/>
          <w:szCs w:val="18"/>
        </w:rPr>
        <w:t xml:space="preserve"> 2001</w:t>
      </w:r>
      <w:r w:rsidRPr="000558B4">
        <w:rPr>
          <w:rFonts w:ascii="Times New Roman" w:eastAsia="宋体" w:hAnsi="Times New Roman" w:cs="Times New Roman"/>
          <w:sz w:val="18"/>
          <w:szCs w:val="18"/>
        </w:rPr>
        <w:t>(1):</w:t>
      </w:r>
      <w:r w:rsidR="00FF296B"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43.</w:t>
      </w:r>
    </w:p>
    <w:p w14:paraId="72619C67" w14:textId="77777777" w:rsidR="002D7329" w:rsidRPr="000558B4" w:rsidRDefault="00772A79" w:rsidP="0031162D">
      <w:pPr>
        <w:tabs>
          <w:tab w:val="left" w:pos="600"/>
        </w:tabs>
        <w:autoSpaceDE w:val="0"/>
        <w:autoSpaceDN w:val="0"/>
        <w:adjustRightInd w:val="0"/>
        <w:snapToGrid w:val="0"/>
        <w:spacing w:beforeLines="50" w:before="156"/>
        <w:rPr>
          <w:rFonts w:ascii="Times New Roman" w:eastAsia="宋体" w:hAnsi="Times New Roman" w:cs="Times New Roman"/>
          <w:sz w:val="18"/>
          <w:szCs w:val="18"/>
        </w:rPr>
      </w:pPr>
      <w:r w:rsidRPr="000558B4">
        <w:rPr>
          <w:rFonts w:ascii="Times New Roman" w:eastAsia="宋体" w:hAnsi="Times New Roman" w:cs="Times New Roman"/>
          <w:sz w:val="18"/>
          <w:szCs w:val="18"/>
        </w:rPr>
        <w:t>ZHAO Qiaoling,</w:t>
      </w:r>
      <w:r w:rsidR="00FF296B"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WEI Zhaojun,</w:t>
      </w:r>
      <w:r w:rsidR="00FF296B"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XIA Dingguo,</w:t>
      </w:r>
      <w:r w:rsidR="00FF296B"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et al. Analysis of the gene effect of Bombyx mori silkworm cocoon filament</w:t>
      </w:r>
      <w:r w:rsidR="00FF296B"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[J]. Sericulture in China,</w:t>
      </w:r>
      <w:r w:rsidR="00FF296B" w:rsidRPr="000558B4">
        <w:rPr>
          <w:rFonts w:ascii="Times New Roman" w:eastAsia="宋体" w:hAnsi="Times New Roman" w:cs="Times New Roman"/>
          <w:sz w:val="18"/>
          <w:szCs w:val="18"/>
        </w:rPr>
        <w:t xml:space="preserve"> 2001</w:t>
      </w:r>
      <w:r w:rsidRPr="000558B4">
        <w:rPr>
          <w:rFonts w:ascii="Times New Roman" w:eastAsia="宋体" w:hAnsi="Times New Roman" w:cs="Times New Roman"/>
          <w:sz w:val="18"/>
          <w:szCs w:val="18"/>
        </w:rPr>
        <w:t>(1):</w:t>
      </w:r>
      <w:r w:rsidR="00FF296B"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43.</w:t>
      </w:r>
    </w:p>
    <w:p w14:paraId="25BA12C8" w14:textId="77777777" w:rsidR="002D7329" w:rsidRPr="000558B4" w:rsidRDefault="00772A79" w:rsidP="0031162D">
      <w:pPr>
        <w:tabs>
          <w:tab w:val="left" w:pos="600"/>
        </w:tabs>
        <w:autoSpaceDE w:val="0"/>
        <w:autoSpaceDN w:val="0"/>
        <w:adjustRightInd w:val="0"/>
        <w:snapToGrid w:val="0"/>
        <w:spacing w:beforeLines="50" w:before="156"/>
        <w:rPr>
          <w:rFonts w:ascii="Times New Roman" w:eastAsia="宋体" w:hAnsi="Times New Roman" w:cs="Times New Roman"/>
          <w:sz w:val="18"/>
          <w:szCs w:val="18"/>
        </w:rPr>
      </w:pPr>
      <w:r w:rsidRPr="000558B4">
        <w:rPr>
          <w:rFonts w:ascii="Times New Roman" w:eastAsia="宋体" w:hAnsi="Times New Roman" w:cs="Times New Roman"/>
          <w:sz w:val="18"/>
          <w:szCs w:val="18"/>
        </w:rPr>
        <w:t>[3]</w:t>
      </w:r>
      <w:r w:rsidRPr="000558B4">
        <w:rPr>
          <w:rFonts w:ascii="Times New Roman" w:eastAsia="宋体" w:hAnsi="Times New Roman" w:cs="Times New Roman"/>
          <w:sz w:val="18"/>
          <w:szCs w:val="18"/>
        </w:rPr>
        <w:t>郭冬阳</w:t>
      </w:r>
      <w:r w:rsidRPr="000558B4">
        <w:rPr>
          <w:rFonts w:ascii="Times New Roman" w:eastAsia="宋体" w:hAnsi="Times New Roman" w:cs="Times New Roman"/>
          <w:sz w:val="18"/>
          <w:szCs w:val="18"/>
        </w:rPr>
        <w:t>,</w:t>
      </w:r>
      <w:r w:rsidR="00FF296B"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谭端</w:t>
      </w:r>
      <w:r w:rsidRPr="000558B4">
        <w:rPr>
          <w:rFonts w:ascii="Times New Roman" w:eastAsia="宋体" w:hAnsi="Times New Roman" w:cs="Times New Roman"/>
          <w:sz w:val="18"/>
          <w:szCs w:val="18"/>
        </w:rPr>
        <w:t>,</w:t>
      </w:r>
      <w:r w:rsidR="00FF296B"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代方银</w:t>
      </w:r>
      <w:r w:rsidRPr="000558B4">
        <w:rPr>
          <w:rFonts w:ascii="Times New Roman" w:eastAsia="宋体" w:hAnsi="Times New Roman" w:cs="Times New Roman"/>
          <w:sz w:val="18"/>
          <w:szCs w:val="18"/>
        </w:rPr>
        <w:t>.</w:t>
      </w:r>
      <w:r w:rsidR="00FF296B"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家蚕茧丝纤度的研究现状及相关探究</w:t>
      </w:r>
      <w:r w:rsidRPr="000558B4">
        <w:rPr>
          <w:rFonts w:ascii="Times New Roman" w:eastAsia="宋体" w:hAnsi="Times New Roman" w:cs="Times New Roman"/>
          <w:sz w:val="18"/>
          <w:szCs w:val="18"/>
        </w:rPr>
        <w:t>[J].</w:t>
      </w:r>
      <w:r w:rsidR="00FF296B"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蚕学通讯</w:t>
      </w:r>
      <w:r w:rsidRPr="000558B4">
        <w:rPr>
          <w:rFonts w:ascii="Times New Roman" w:eastAsia="宋体" w:hAnsi="Times New Roman" w:cs="Times New Roman"/>
          <w:sz w:val="18"/>
          <w:szCs w:val="18"/>
        </w:rPr>
        <w:t>,</w:t>
      </w:r>
      <w:r w:rsidR="00FF296B"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2014,</w:t>
      </w:r>
      <w:r w:rsidR="00FF296B"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34(4):</w:t>
      </w:r>
      <w:r w:rsidR="00FF296B"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18-22.</w:t>
      </w:r>
    </w:p>
    <w:p w14:paraId="6E6F43C4" w14:textId="77777777" w:rsidR="002D7329" w:rsidRPr="000558B4" w:rsidRDefault="00772A79" w:rsidP="0031162D">
      <w:pPr>
        <w:tabs>
          <w:tab w:val="left" w:pos="600"/>
        </w:tabs>
        <w:autoSpaceDE w:val="0"/>
        <w:autoSpaceDN w:val="0"/>
        <w:adjustRightInd w:val="0"/>
        <w:snapToGrid w:val="0"/>
        <w:spacing w:beforeLines="50" w:before="156"/>
        <w:rPr>
          <w:rFonts w:ascii="Times New Roman" w:eastAsia="宋体" w:hAnsi="Times New Roman" w:cs="Times New Roman"/>
          <w:sz w:val="18"/>
          <w:szCs w:val="18"/>
        </w:rPr>
      </w:pPr>
      <w:r w:rsidRPr="000558B4">
        <w:rPr>
          <w:rFonts w:ascii="Times New Roman" w:eastAsia="宋体" w:hAnsi="Times New Roman" w:cs="Times New Roman"/>
          <w:sz w:val="18"/>
          <w:szCs w:val="18"/>
        </w:rPr>
        <w:t>GUO Dongyang,</w:t>
      </w:r>
      <w:r w:rsidR="00FF296B"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TAN Duan,</w:t>
      </w:r>
      <w:r w:rsidR="00FF296B"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DAI Fangyin.</w:t>
      </w:r>
      <w:r w:rsidR="00FF296B"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The current status of researches of silkworm cocoon silk fineness and related studies</w:t>
      </w:r>
      <w:r w:rsidR="00FF296B"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[J].</w:t>
      </w:r>
      <w:r w:rsidR="00FF296B"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Newsletter of Sericultural Science,</w:t>
      </w:r>
      <w:r w:rsidR="00FF296B"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2014,</w:t>
      </w:r>
      <w:r w:rsidR="00FF296B"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34(4):</w:t>
      </w:r>
      <w:r w:rsidR="00FF296B"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18-22.</w:t>
      </w:r>
    </w:p>
    <w:p w14:paraId="3D87B07D" w14:textId="77777777" w:rsidR="002D7329" w:rsidRPr="000558B4" w:rsidRDefault="00772A79" w:rsidP="0031162D">
      <w:pPr>
        <w:tabs>
          <w:tab w:val="left" w:pos="600"/>
        </w:tabs>
        <w:autoSpaceDE w:val="0"/>
        <w:autoSpaceDN w:val="0"/>
        <w:adjustRightInd w:val="0"/>
        <w:snapToGrid w:val="0"/>
        <w:spacing w:beforeLines="50" w:before="156"/>
        <w:rPr>
          <w:rFonts w:ascii="Times New Roman" w:eastAsia="宋体" w:hAnsi="Times New Roman" w:cs="Times New Roman"/>
          <w:sz w:val="18"/>
          <w:szCs w:val="18"/>
        </w:rPr>
      </w:pPr>
      <w:r w:rsidRPr="000558B4">
        <w:rPr>
          <w:rFonts w:ascii="Times New Roman" w:eastAsia="宋体" w:hAnsi="Times New Roman" w:cs="Times New Roman"/>
          <w:sz w:val="18"/>
          <w:szCs w:val="18"/>
        </w:rPr>
        <w:t>[4]</w:t>
      </w:r>
      <w:r w:rsidRPr="000558B4">
        <w:rPr>
          <w:rFonts w:ascii="Times New Roman" w:eastAsia="宋体" w:hAnsi="Times New Roman" w:cs="Times New Roman"/>
          <w:sz w:val="18"/>
          <w:szCs w:val="18"/>
        </w:rPr>
        <w:t>盛井龙</w:t>
      </w:r>
      <w:r w:rsidRPr="000558B4">
        <w:rPr>
          <w:rFonts w:ascii="Times New Roman" w:eastAsia="宋体" w:hAnsi="Times New Roman" w:cs="Times New Roman"/>
          <w:sz w:val="18"/>
          <w:szCs w:val="18"/>
        </w:rPr>
        <w:t>.</w:t>
      </w:r>
      <w:r w:rsidR="00FF296B"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基于虚拟仪器的茧丝细度连续测量的研究</w:t>
      </w:r>
      <w:r w:rsidRPr="000558B4">
        <w:rPr>
          <w:rFonts w:ascii="Times New Roman" w:eastAsia="宋体" w:hAnsi="Times New Roman" w:cs="Times New Roman"/>
          <w:sz w:val="18"/>
          <w:szCs w:val="18"/>
        </w:rPr>
        <w:t>[D].</w:t>
      </w:r>
      <w:r w:rsidR="00FF296B"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苏州</w:t>
      </w:r>
      <w:r w:rsidRPr="000558B4">
        <w:rPr>
          <w:rFonts w:ascii="Times New Roman" w:eastAsia="宋体" w:hAnsi="Times New Roman" w:cs="Times New Roman"/>
          <w:sz w:val="18"/>
          <w:szCs w:val="18"/>
        </w:rPr>
        <w:t>:</w:t>
      </w:r>
      <w:r w:rsidR="00FF296B"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苏州大学</w:t>
      </w:r>
      <w:r w:rsidRPr="000558B4">
        <w:rPr>
          <w:rFonts w:ascii="Times New Roman" w:eastAsia="宋体" w:hAnsi="Times New Roman" w:cs="Times New Roman"/>
          <w:sz w:val="18"/>
          <w:szCs w:val="18"/>
        </w:rPr>
        <w:t>,</w:t>
      </w:r>
      <w:r w:rsidR="00FF296B"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2008.</w:t>
      </w:r>
    </w:p>
    <w:p w14:paraId="198A6FAC" w14:textId="77777777" w:rsidR="002D7329" w:rsidRPr="000558B4" w:rsidRDefault="00772A79" w:rsidP="0031162D">
      <w:pPr>
        <w:tabs>
          <w:tab w:val="left" w:pos="600"/>
        </w:tabs>
        <w:autoSpaceDE w:val="0"/>
        <w:autoSpaceDN w:val="0"/>
        <w:adjustRightInd w:val="0"/>
        <w:snapToGrid w:val="0"/>
        <w:spacing w:beforeLines="50" w:before="156"/>
        <w:rPr>
          <w:rFonts w:ascii="Times New Roman" w:eastAsia="宋体" w:hAnsi="Times New Roman" w:cs="Times New Roman"/>
          <w:sz w:val="18"/>
          <w:szCs w:val="18"/>
        </w:rPr>
      </w:pPr>
      <w:r w:rsidRPr="000558B4">
        <w:rPr>
          <w:rFonts w:ascii="Times New Roman" w:eastAsia="宋体" w:hAnsi="Times New Roman" w:cs="Times New Roman"/>
          <w:sz w:val="18"/>
          <w:szCs w:val="18"/>
        </w:rPr>
        <w:t>SHENG Jinglong.</w:t>
      </w:r>
      <w:r w:rsidR="00FF296B"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 xml:space="preserve">The </w:t>
      </w:r>
      <w:r w:rsidR="009A4077">
        <w:rPr>
          <w:rFonts w:ascii="Times New Roman" w:eastAsia="宋体" w:hAnsi="Times New Roman" w:cs="Times New Roman" w:hint="eastAsia"/>
          <w:sz w:val="18"/>
          <w:szCs w:val="18"/>
        </w:rPr>
        <w:t>S</w:t>
      </w:r>
      <w:r w:rsidRPr="000558B4">
        <w:rPr>
          <w:rFonts w:ascii="Times New Roman" w:eastAsia="宋体" w:hAnsi="Times New Roman" w:cs="Times New Roman"/>
          <w:sz w:val="18"/>
          <w:szCs w:val="18"/>
        </w:rPr>
        <w:t xml:space="preserve">tudy of </w:t>
      </w:r>
      <w:r w:rsidR="009A4077">
        <w:rPr>
          <w:rFonts w:ascii="Times New Roman" w:eastAsia="宋体" w:hAnsi="Times New Roman" w:cs="Times New Roman" w:hint="eastAsia"/>
          <w:sz w:val="18"/>
          <w:szCs w:val="18"/>
        </w:rPr>
        <w:t>C</w:t>
      </w:r>
      <w:r w:rsidRPr="000558B4">
        <w:rPr>
          <w:rFonts w:ascii="Times New Roman" w:eastAsia="宋体" w:hAnsi="Times New Roman" w:cs="Times New Roman"/>
          <w:sz w:val="18"/>
          <w:szCs w:val="18"/>
        </w:rPr>
        <w:t xml:space="preserve">ontinuous </w:t>
      </w:r>
      <w:r w:rsidR="009A4077">
        <w:rPr>
          <w:rFonts w:ascii="Times New Roman" w:eastAsia="宋体" w:hAnsi="Times New Roman" w:cs="Times New Roman" w:hint="eastAsia"/>
          <w:sz w:val="18"/>
          <w:szCs w:val="18"/>
        </w:rPr>
        <w:t>T</w:t>
      </w:r>
      <w:r w:rsidRPr="000558B4">
        <w:rPr>
          <w:rFonts w:ascii="Times New Roman" w:eastAsia="宋体" w:hAnsi="Times New Roman" w:cs="Times New Roman"/>
          <w:sz w:val="18"/>
          <w:szCs w:val="18"/>
        </w:rPr>
        <w:t xml:space="preserve">esting for the </w:t>
      </w:r>
      <w:r w:rsidR="009A4077">
        <w:rPr>
          <w:rFonts w:ascii="Times New Roman" w:eastAsia="宋体" w:hAnsi="Times New Roman" w:cs="Times New Roman" w:hint="eastAsia"/>
          <w:sz w:val="18"/>
          <w:szCs w:val="18"/>
        </w:rPr>
        <w:t>F</w:t>
      </w:r>
      <w:r w:rsidRPr="000558B4">
        <w:rPr>
          <w:rFonts w:ascii="Times New Roman" w:eastAsia="宋体" w:hAnsi="Times New Roman" w:cs="Times New Roman"/>
          <w:sz w:val="18"/>
          <w:szCs w:val="18"/>
        </w:rPr>
        <w:t xml:space="preserve">ineness of </w:t>
      </w:r>
      <w:r w:rsidR="009A4077">
        <w:rPr>
          <w:rFonts w:ascii="Times New Roman" w:eastAsia="宋体" w:hAnsi="Times New Roman" w:cs="Times New Roman" w:hint="eastAsia"/>
          <w:sz w:val="18"/>
          <w:szCs w:val="18"/>
        </w:rPr>
        <w:t>C</w:t>
      </w:r>
      <w:r w:rsidRPr="000558B4">
        <w:rPr>
          <w:rFonts w:ascii="Times New Roman" w:eastAsia="宋体" w:hAnsi="Times New Roman" w:cs="Times New Roman"/>
          <w:sz w:val="18"/>
          <w:szCs w:val="18"/>
        </w:rPr>
        <w:t xml:space="preserve">ocoon </w:t>
      </w:r>
      <w:r w:rsidR="009A4077">
        <w:rPr>
          <w:rFonts w:ascii="Times New Roman" w:eastAsia="宋体" w:hAnsi="Times New Roman" w:cs="Times New Roman" w:hint="eastAsia"/>
          <w:sz w:val="18"/>
          <w:szCs w:val="18"/>
        </w:rPr>
        <w:t>B</w:t>
      </w:r>
      <w:r w:rsidRPr="000558B4">
        <w:rPr>
          <w:rFonts w:ascii="Times New Roman" w:eastAsia="宋体" w:hAnsi="Times New Roman" w:cs="Times New Roman"/>
          <w:sz w:val="18"/>
          <w:szCs w:val="18"/>
        </w:rPr>
        <w:t xml:space="preserve">ased on </w:t>
      </w:r>
      <w:r w:rsidR="009A4077">
        <w:rPr>
          <w:rFonts w:ascii="Times New Roman" w:eastAsia="宋体" w:hAnsi="Times New Roman" w:cs="Times New Roman" w:hint="eastAsia"/>
          <w:sz w:val="18"/>
          <w:szCs w:val="18"/>
        </w:rPr>
        <w:t>V</w:t>
      </w:r>
      <w:r w:rsidRPr="000558B4">
        <w:rPr>
          <w:rFonts w:ascii="Times New Roman" w:eastAsia="宋体" w:hAnsi="Times New Roman" w:cs="Times New Roman"/>
          <w:sz w:val="18"/>
          <w:szCs w:val="18"/>
        </w:rPr>
        <w:t xml:space="preserve">irtual </w:t>
      </w:r>
      <w:r w:rsidR="009A4077">
        <w:rPr>
          <w:rFonts w:ascii="Times New Roman" w:eastAsia="宋体" w:hAnsi="Times New Roman" w:cs="Times New Roman" w:hint="eastAsia"/>
          <w:sz w:val="18"/>
          <w:szCs w:val="18"/>
        </w:rPr>
        <w:t>I</w:t>
      </w:r>
      <w:r w:rsidRPr="000558B4">
        <w:rPr>
          <w:rFonts w:ascii="Times New Roman" w:eastAsia="宋体" w:hAnsi="Times New Roman" w:cs="Times New Roman"/>
          <w:sz w:val="18"/>
          <w:szCs w:val="18"/>
        </w:rPr>
        <w:t>nstrument</w:t>
      </w:r>
      <w:r w:rsidR="00FF296B"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[D].</w:t>
      </w:r>
      <w:r w:rsidR="00FF296B"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Suzhou:</w:t>
      </w:r>
      <w:r w:rsidR="00FF296B"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Soochow University,</w:t>
      </w:r>
      <w:r w:rsidR="00FF296B"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2008.</w:t>
      </w:r>
    </w:p>
    <w:p w14:paraId="6EEADF2A" w14:textId="77777777" w:rsidR="002D7329" w:rsidRPr="000558B4" w:rsidRDefault="00772A79" w:rsidP="0031162D">
      <w:pPr>
        <w:tabs>
          <w:tab w:val="left" w:pos="600"/>
        </w:tabs>
        <w:autoSpaceDE w:val="0"/>
        <w:autoSpaceDN w:val="0"/>
        <w:adjustRightInd w:val="0"/>
        <w:snapToGrid w:val="0"/>
        <w:spacing w:beforeLines="50" w:before="156"/>
        <w:rPr>
          <w:rFonts w:ascii="Times New Roman" w:eastAsia="宋体" w:hAnsi="Times New Roman" w:cs="Times New Roman"/>
          <w:sz w:val="18"/>
          <w:szCs w:val="18"/>
        </w:rPr>
      </w:pPr>
      <w:r w:rsidRPr="000558B4">
        <w:rPr>
          <w:rFonts w:ascii="Times New Roman" w:eastAsia="宋体" w:hAnsi="Times New Roman" w:cs="Times New Roman"/>
          <w:sz w:val="18"/>
          <w:szCs w:val="18"/>
        </w:rPr>
        <w:t>[5]</w:t>
      </w:r>
      <w:r w:rsidRPr="000558B4">
        <w:rPr>
          <w:rFonts w:ascii="Times New Roman" w:eastAsia="宋体" w:hAnsi="Times New Roman" w:cs="Times New Roman"/>
          <w:sz w:val="18"/>
          <w:szCs w:val="18"/>
        </w:rPr>
        <w:t>黄继伟</w:t>
      </w:r>
      <w:r w:rsidRPr="000558B4">
        <w:rPr>
          <w:rFonts w:ascii="Times New Roman" w:eastAsia="宋体" w:hAnsi="Times New Roman" w:cs="Times New Roman"/>
          <w:sz w:val="18"/>
          <w:szCs w:val="18"/>
        </w:rPr>
        <w:t>,</w:t>
      </w:r>
      <w:r w:rsidR="00E52DF3"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洪基武</w:t>
      </w:r>
      <w:r w:rsidRPr="000558B4">
        <w:rPr>
          <w:rFonts w:ascii="Times New Roman" w:eastAsia="宋体" w:hAnsi="Times New Roman" w:cs="Times New Roman"/>
          <w:sz w:val="18"/>
          <w:szCs w:val="18"/>
        </w:rPr>
        <w:t>,</w:t>
      </w:r>
      <w:r w:rsidR="00E52DF3"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林海涛</w:t>
      </w:r>
      <w:r w:rsidRPr="000558B4">
        <w:rPr>
          <w:rFonts w:ascii="Times New Roman" w:eastAsia="宋体" w:hAnsi="Times New Roman" w:cs="Times New Roman"/>
          <w:sz w:val="18"/>
          <w:szCs w:val="18"/>
        </w:rPr>
        <w:t>,</w:t>
      </w:r>
      <w:r w:rsidR="00E52DF3"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等</w:t>
      </w:r>
      <w:r w:rsidRPr="000558B4">
        <w:rPr>
          <w:rFonts w:ascii="Times New Roman" w:eastAsia="宋体" w:hAnsi="Times New Roman" w:cs="Times New Roman"/>
          <w:sz w:val="18"/>
          <w:szCs w:val="18"/>
        </w:rPr>
        <w:t>.</w:t>
      </w:r>
      <w:r w:rsidR="00E52DF3"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茧丝强力序列的测试与分析</w:t>
      </w:r>
      <w:r w:rsidRPr="000558B4">
        <w:rPr>
          <w:rFonts w:ascii="Times New Roman" w:eastAsia="宋体" w:hAnsi="Times New Roman" w:cs="Times New Roman"/>
          <w:sz w:val="18"/>
          <w:szCs w:val="18"/>
        </w:rPr>
        <w:t>[J].</w:t>
      </w:r>
      <w:r w:rsidR="00E52DF3"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丝绸</w:t>
      </w:r>
      <w:r w:rsidRPr="000558B4">
        <w:rPr>
          <w:rFonts w:ascii="Times New Roman" w:eastAsia="宋体" w:hAnsi="Times New Roman" w:cs="Times New Roman"/>
          <w:sz w:val="18"/>
          <w:szCs w:val="18"/>
        </w:rPr>
        <w:t>,</w:t>
      </w:r>
      <w:r w:rsidR="00E52DF3"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2014,</w:t>
      </w:r>
      <w:r w:rsidR="00E52DF3"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51(2):</w:t>
      </w:r>
      <w:r w:rsidR="00E52DF3"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30-34.</w:t>
      </w:r>
    </w:p>
    <w:p w14:paraId="43804B9D" w14:textId="77777777" w:rsidR="00F11115" w:rsidRPr="000558B4" w:rsidRDefault="00772A79" w:rsidP="0031162D">
      <w:pPr>
        <w:tabs>
          <w:tab w:val="left" w:pos="600"/>
        </w:tabs>
        <w:autoSpaceDE w:val="0"/>
        <w:autoSpaceDN w:val="0"/>
        <w:adjustRightInd w:val="0"/>
        <w:snapToGrid w:val="0"/>
        <w:spacing w:beforeLines="50" w:before="156"/>
        <w:rPr>
          <w:rFonts w:ascii="Times New Roman" w:eastAsia="宋体" w:hAnsi="Times New Roman" w:cs="Times New Roman"/>
          <w:sz w:val="18"/>
          <w:szCs w:val="18"/>
        </w:rPr>
      </w:pPr>
      <w:r w:rsidRPr="000558B4">
        <w:rPr>
          <w:rFonts w:ascii="Times New Roman" w:eastAsia="宋体" w:hAnsi="Times New Roman" w:cs="Times New Roman"/>
          <w:sz w:val="18"/>
          <w:szCs w:val="18"/>
        </w:rPr>
        <w:t>HUANG Jiwei,</w:t>
      </w:r>
      <w:r w:rsidR="00E52DF3"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HONG Jiwu,</w:t>
      </w:r>
      <w:r w:rsidR="00E52DF3"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LIN Haitao,</w:t>
      </w:r>
      <w:r w:rsidR="00E52DF3"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et al.</w:t>
      </w:r>
      <w:r w:rsidR="00E52DF3"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 xml:space="preserve">Test and </w:t>
      </w:r>
      <w:ins w:id="272" w:author="XU" w:date="2018-09-26T15:11:00Z">
        <w:r w:rsidR="003944CD">
          <w:rPr>
            <w:rFonts w:ascii="Times New Roman" w:eastAsia="宋体" w:hAnsi="Times New Roman" w:cs="Times New Roman" w:hint="eastAsia"/>
            <w:sz w:val="18"/>
            <w:szCs w:val="18"/>
          </w:rPr>
          <w:t>a</w:t>
        </w:r>
      </w:ins>
      <w:del w:id="273" w:author="XU" w:date="2018-09-26T15:11:00Z">
        <w:r w:rsidRPr="000558B4" w:rsidDel="003944CD">
          <w:rPr>
            <w:rFonts w:ascii="Times New Roman" w:eastAsia="宋体" w:hAnsi="Times New Roman" w:cs="Times New Roman"/>
            <w:sz w:val="18"/>
            <w:szCs w:val="18"/>
          </w:rPr>
          <w:delText>A</w:delText>
        </w:r>
      </w:del>
      <w:r w:rsidRPr="000558B4">
        <w:rPr>
          <w:rFonts w:ascii="Times New Roman" w:eastAsia="宋体" w:hAnsi="Times New Roman" w:cs="Times New Roman"/>
          <w:sz w:val="18"/>
          <w:szCs w:val="18"/>
        </w:rPr>
        <w:t>nalysis of cocoon filament strength sequence</w:t>
      </w:r>
      <w:r w:rsidR="00E52DF3"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[J].</w:t>
      </w:r>
      <w:r w:rsidR="00E52DF3"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Journal of Silk,2014,51(2):30-34.</w:t>
      </w:r>
    </w:p>
    <w:p w14:paraId="2BE19B88" w14:textId="77777777" w:rsidR="00F11115" w:rsidRPr="000558B4" w:rsidRDefault="00F11115" w:rsidP="0031162D">
      <w:pPr>
        <w:tabs>
          <w:tab w:val="left" w:pos="600"/>
        </w:tabs>
        <w:autoSpaceDE w:val="0"/>
        <w:autoSpaceDN w:val="0"/>
        <w:adjustRightInd w:val="0"/>
        <w:snapToGrid w:val="0"/>
        <w:spacing w:beforeLines="50" w:before="156"/>
        <w:rPr>
          <w:rFonts w:ascii="Times New Roman" w:eastAsia="宋体" w:hAnsi="Times New Roman" w:cs="Times New Roman"/>
          <w:sz w:val="18"/>
          <w:szCs w:val="18"/>
        </w:rPr>
      </w:pPr>
      <w:r w:rsidRPr="000558B4">
        <w:rPr>
          <w:rFonts w:ascii="Times New Roman" w:eastAsia="宋体" w:hAnsi="Times New Roman" w:cs="Times New Roman"/>
          <w:sz w:val="18"/>
          <w:szCs w:val="18"/>
        </w:rPr>
        <w:t>[6]</w:t>
      </w:r>
      <w:r w:rsidRPr="000558B4">
        <w:rPr>
          <w:rFonts w:ascii="Times New Roman" w:eastAsia="宋体" w:hAnsi="Times New Roman" w:cs="Times New Roman"/>
          <w:sz w:val="18"/>
          <w:szCs w:val="18"/>
        </w:rPr>
        <w:t>费万春</w:t>
      </w:r>
      <w:r w:rsidRPr="000558B4">
        <w:rPr>
          <w:rFonts w:ascii="Times New Roman" w:eastAsia="宋体" w:hAnsi="Times New Roman" w:cs="Times New Roman"/>
          <w:sz w:val="18"/>
          <w:szCs w:val="18"/>
        </w:rPr>
        <w:t>,</w:t>
      </w:r>
      <w:r w:rsidR="00FF296B"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描述茧丝纤度序列的理论模型</w:t>
      </w:r>
      <w:r w:rsidRPr="000558B4">
        <w:rPr>
          <w:rFonts w:ascii="Times New Roman" w:eastAsia="宋体" w:hAnsi="Times New Roman" w:cs="Times New Roman"/>
          <w:sz w:val="18"/>
          <w:szCs w:val="18"/>
        </w:rPr>
        <w:t>[J].</w:t>
      </w:r>
      <w:r w:rsidR="00FF296B"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丝绸</w:t>
      </w:r>
      <w:r w:rsidRPr="000558B4">
        <w:rPr>
          <w:rFonts w:ascii="Times New Roman" w:eastAsia="宋体" w:hAnsi="Times New Roman" w:cs="Times New Roman"/>
          <w:sz w:val="18"/>
          <w:szCs w:val="18"/>
        </w:rPr>
        <w:t>,</w:t>
      </w:r>
      <w:r w:rsidR="00FF296B" w:rsidRPr="000558B4">
        <w:rPr>
          <w:rFonts w:ascii="Times New Roman" w:eastAsia="宋体" w:hAnsi="Times New Roman" w:cs="Times New Roman"/>
          <w:sz w:val="18"/>
          <w:szCs w:val="18"/>
        </w:rPr>
        <w:t xml:space="preserve"> 2007</w:t>
      </w:r>
      <w:r w:rsidRPr="000558B4">
        <w:rPr>
          <w:rFonts w:ascii="Times New Roman" w:eastAsia="宋体" w:hAnsi="Times New Roman" w:cs="Times New Roman"/>
          <w:sz w:val="18"/>
          <w:szCs w:val="18"/>
        </w:rPr>
        <w:t>(2):</w:t>
      </w:r>
      <w:r w:rsidR="00FF296B"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19-21.</w:t>
      </w:r>
    </w:p>
    <w:p w14:paraId="09186D8D" w14:textId="77777777" w:rsidR="00F11115" w:rsidRPr="000558B4" w:rsidRDefault="00F11115" w:rsidP="0031162D">
      <w:pPr>
        <w:tabs>
          <w:tab w:val="left" w:pos="600"/>
        </w:tabs>
        <w:autoSpaceDE w:val="0"/>
        <w:autoSpaceDN w:val="0"/>
        <w:adjustRightInd w:val="0"/>
        <w:snapToGrid w:val="0"/>
        <w:spacing w:beforeLines="50" w:before="156"/>
        <w:rPr>
          <w:rFonts w:ascii="Times New Roman" w:eastAsia="宋体" w:hAnsi="Times New Roman" w:cs="Times New Roman"/>
          <w:sz w:val="18"/>
          <w:szCs w:val="18"/>
        </w:rPr>
      </w:pPr>
      <w:r w:rsidRPr="000558B4">
        <w:rPr>
          <w:rFonts w:ascii="Times New Roman" w:eastAsia="宋体" w:hAnsi="Times New Roman" w:cs="Times New Roman"/>
          <w:sz w:val="18"/>
          <w:szCs w:val="18"/>
        </w:rPr>
        <w:t>FEI Wanchun.</w:t>
      </w:r>
      <w:r w:rsidR="006E23F4"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Theoretical model for describing size series of cocoon filament</w:t>
      </w:r>
      <w:r w:rsidR="00FF296B"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 xml:space="preserve">[J]. </w:t>
      </w:r>
      <w:r w:rsidR="00FF296B" w:rsidRPr="000558B4">
        <w:rPr>
          <w:rFonts w:ascii="Times New Roman" w:eastAsia="宋体" w:hAnsi="Times New Roman" w:cs="Times New Roman"/>
          <w:sz w:val="18"/>
          <w:szCs w:val="18"/>
        </w:rPr>
        <w:t xml:space="preserve">Journal of </w:t>
      </w:r>
      <w:r w:rsidRPr="000558B4">
        <w:rPr>
          <w:rFonts w:ascii="Times New Roman" w:eastAsia="宋体" w:hAnsi="Times New Roman" w:cs="Times New Roman"/>
          <w:sz w:val="18"/>
          <w:szCs w:val="18"/>
        </w:rPr>
        <w:t xml:space="preserve">Silk, </w:t>
      </w:r>
      <w:r w:rsidR="00FF296B" w:rsidRPr="000558B4">
        <w:rPr>
          <w:rFonts w:ascii="Times New Roman" w:eastAsia="宋体" w:hAnsi="Times New Roman" w:cs="Times New Roman"/>
          <w:sz w:val="18"/>
          <w:szCs w:val="18"/>
        </w:rPr>
        <w:t>2007</w:t>
      </w:r>
      <w:r w:rsidRPr="000558B4">
        <w:rPr>
          <w:rFonts w:ascii="Times New Roman" w:eastAsia="宋体" w:hAnsi="Times New Roman" w:cs="Times New Roman"/>
          <w:sz w:val="18"/>
          <w:szCs w:val="18"/>
        </w:rPr>
        <w:t>(2):</w:t>
      </w:r>
      <w:r w:rsidR="00FF296B"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19-21.</w:t>
      </w:r>
    </w:p>
    <w:p w14:paraId="092F7618" w14:textId="77777777" w:rsidR="002D7329" w:rsidRPr="000558B4" w:rsidRDefault="00772A79" w:rsidP="0031162D">
      <w:pPr>
        <w:tabs>
          <w:tab w:val="left" w:pos="600"/>
        </w:tabs>
        <w:autoSpaceDE w:val="0"/>
        <w:autoSpaceDN w:val="0"/>
        <w:adjustRightInd w:val="0"/>
        <w:snapToGrid w:val="0"/>
        <w:spacing w:beforeLines="50" w:before="156"/>
        <w:rPr>
          <w:rFonts w:ascii="Times New Roman" w:eastAsia="宋体" w:hAnsi="Times New Roman" w:cs="Times New Roman"/>
          <w:sz w:val="18"/>
          <w:szCs w:val="18"/>
        </w:rPr>
      </w:pPr>
      <w:r w:rsidRPr="000558B4">
        <w:rPr>
          <w:rFonts w:ascii="Times New Roman" w:eastAsia="宋体" w:hAnsi="Times New Roman" w:cs="Times New Roman"/>
          <w:sz w:val="18"/>
          <w:szCs w:val="18"/>
        </w:rPr>
        <w:t>[</w:t>
      </w:r>
      <w:r w:rsidR="006E23F4" w:rsidRPr="000558B4">
        <w:rPr>
          <w:rFonts w:ascii="Times New Roman" w:eastAsia="宋体" w:hAnsi="Times New Roman" w:cs="Times New Roman"/>
          <w:sz w:val="18"/>
          <w:szCs w:val="18"/>
        </w:rPr>
        <w:t>7</w:t>
      </w:r>
      <w:r w:rsidRPr="000558B4">
        <w:rPr>
          <w:rFonts w:ascii="Times New Roman" w:eastAsia="宋体" w:hAnsi="Times New Roman" w:cs="Times New Roman"/>
          <w:sz w:val="18"/>
          <w:szCs w:val="18"/>
        </w:rPr>
        <w:t>]</w:t>
      </w:r>
      <w:r w:rsidRPr="000558B4">
        <w:rPr>
          <w:rFonts w:ascii="Times New Roman" w:eastAsia="宋体" w:hAnsi="Times New Roman" w:cs="Times New Roman"/>
          <w:sz w:val="18"/>
          <w:szCs w:val="18"/>
        </w:rPr>
        <w:t>鲁星星</w:t>
      </w:r>
      <w:r w:rsidRPr="000558B4">
        <w:rPr>
          <w:rFonts w:ascii="Times New Roman" w:eastAsia="宋体" w:hAnsi="Times New Roman" w:cs="Times New Roman"/>
          <w:sz w:val="18"/>
          <w:szCs w:val="18"/>
        </w:rPr>
        <w:t>,</w:t>
      </w:r>
      <w:r w:rsidR="00FF296B"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费万春</w:t>
      </w:r>
      <w:r w:rsidRPr="000558B4">
        <w:rPr>
          <w:rFonts w:ascii="Times New Roman" w:eastAsia="宋体" w:hAnsi="Times New Roman" w:cs="Times New Roman"/>
          <w:sz w:val="18"/>
          <w:szCs w:val="18"/>
        </w:rPr>
        <w:t>.</w:t>
      </w:r>
      <w:r w:rsidR="00FF296B"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时间序列分析上的丝绸之路</w:t>
      </w:r>
      <w:r w:rsidRPr="000558B4">
        <w:rPr>
          <w:rFonts w:ascii="Times New Roman" w:eastAsia="宋体" w:hAnsi="Times New Roman" w:cs="Times New Roman"/>
          <w:sz w:val="18"/>
          <w:szCs w:val="18"/>
        </w:rPr>
        <w:t>[J].</w:t>
      </w:r>
      <w:r w:rsidR="00FF296B"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现代丝绸科学与技术</w:t>
      </w:r>
      <w:r w:rsidRPr="000558B4">
        <w:rPr>
          <w:rFonts w:ascii="Times New Roman" w:eastAsia="宋体" w:hAnsi="Times New Roman" w:cs="Times New Roman"/>
          <w:sz w:val="18"/>
          <w:szCs w:val="18"/>
        </w:rPr>
        <w:t>,</w:t>
      </w:r>
      <w:r w:rsidR="00FF296B" w:rsidRPr="000558B4">
        <w:rPr>
          <w:rFonts w:ascii="Times New Roman" w:eastAsia="宋体" w:hAnsi="Times New Roman" w:cs="Times New Roman"/>
          <w:sz w:val="18"/>
          <w:szCs w:val="18"/>
        </w:rPr>
        <w:t xml:space="preserve"> 2011</w:t>
      </w:r>
      <w:r w:rsidRPr="000558B4">
        <w:rPr>
          <w:rFonts w:ascii="Times New Roman" w:eastAsia="宋体" w:hAnsi="Times New Roman" w:cs="Times New Roman"/>
          <w:sz w:val="18"/>
          <w:szCs w:val="18"/>
        </w:rPr>
        <w:t>(1):</w:t>
      </w:r>
      <w:r w:rsidR="00FF296B"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38-40.</w:t>
      </w:r>
    </w:p>
    <w:p w14:paraId="7CD22F36" w14:textId="77777777" w:rsidR="00F11115" w:rsidRPr="000558B4" w:rsidRDefault="00772A79" w:rsidP="0031162D">
      <w:pPr>
        <w:tabs>
          <w:tab w:val="left" w:pos="600"/>
        </w:tabs>
        <w:autoSpaceDE w:val="0"/>
        <w:autoSpaceDN w:val="0"/>
        <w:adjustRightInd w:val="0"/>
        <w:snapToGrid w:val="0"/>
        <w:spacing w:beforeLines="50" w:before="156"/>
        <w:rPr>
          <w:rFonts w:ascii="Times New Roman" w:eastAsia="宋体" w:hAnsi="Times New Roman" w:cs="Times New Roman"/>
          <w:sz w:val="18"/>
          <w:szCs w:val="18"/>
        </w:rPr>
      </w:pPr>
      <w:r w:rsidRPr="000558B4">
        <w:rPr>
          <w:rFonts w:ascii="Times New Roman" w:eastAsia="宋体" w:hAnsi="Times New Roman" w:cs="Times New Roman"/>
          <w:sz w:val="18"/>
          <w:szCs w:val="18"/>
        </w:rPr>
        <w:t>LU Xingxing, FEI Wanchun.The silk road above on time series analysis</w:t>
      </w:r>
      <w:r w:rsidR="00FF296B"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[J].</w:t>
      </w:r>
      <w:r w:rsidR="00FF296B"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Modern Silk Science and Technology,</w:t>
      </w:r>
      <w:r w:rsidR="00FF296B" w:rsidRPr="000558B4">
        <w:rPr>
          <w:rFonts w:ascii="Times New Roman" w:eastAsia="宋体" w:hAnsi="Times New Roman" w:cs="Times New Roman"/>
          <w:sz w:val="18"/>
          <w:szCs w:val="18"/>
        </w:rPr>
        <w:t xml:space="preserve"> 2011</w:t>
      </w:r>
      <w:r w:rsidRPr="000558B4">
        <w:rPr>
          <w:rFonts w:ascii="Times New Roman" w:eastAsia="宋体" w:hAnsi="Times New Roman" w:cs="Times New Roman"/>
          <w:sz w:val="18"/>
          <w:szCs w:val="18"/>
        </w:rPr>
        <w:t>(1):</w:t>
      </w:r>
      <w:r w:rsidR="00FF296B"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38-40.</w:t>
      </w:r>
    </w:p>
    <w:p w14:paraId="266A292C" w14:textId="77777777" w:rsidR="002D7329" w:rsidRPr="000558B4" w:rsidRDefault="00772A79" w:rsidP="0031162D">
      <w:pPr>
        <w:tabs>
          <w:tab w:val="left" w:pos="600"/>
        </w:tabs>
        <w:autoSpaceDE w:val="0"/>
        <w:autoSpaceDN w:val="0"/>
        <w:adjustRightInd w:val="0"/>
        <w:snapToGrid w:val="0"/>
        <w:spacing w:beforeLines="50" w:before="156"/>
        <w:rPr>
          <w:rFonts w:ascii="Times New Roman" w:eastAsia="宋体" w:hAnsi="Times New Roman" w:cs="Times New Roman"/>
          <w:sz w:val="18"/>
          <w:szCs w:val="18"/>
        </w:rPr>
      </w:pPr>
      <w:r w:rsidRPr="000558B4">
        <w:rPr>
          <w:rFonts w:ascii="Times New Roman" w:eastAsia="宋体" w:hAnsi="Times New Roman" w:cs="Times New Roman"/>
          <w:sz w:val="18"/>
          <w:szCs w:val="18"/>
        </w:rPr>
        <w:t>[</w:t>
      </w:r>
      <w:r w:rsidR="006E23F4" w:rsidRPr="000558B4">
        <w:rPr>
          <w:rFonts w:ascii="Times New Roman" w:eastAsia="宋体" w:hAnsi="Times New Roman" w:cs="Times New Roman"/>
          <w:sz w:val="18"/>
          <w:szCs w:val="18"/>
        </w:rPr>
        <w:t>8</w:t>
      </w:r>
      <w:r w:rsidRPr="000558B4">
        <w:rPr>
          <w:rFonts w:ascii="Times New Roman" w:eastAsia="宋体" w:hAnsi="Times New Roman" w:cs="Times New Roman"/>
          <w:sz w:val="18"/>
          <w:szCs w:val="18"/>
        </w:rPr>
        <w:t>]</w:t>
      </w:r>
      <w:r w:rsidRPr="000558B4">
        <w:rPr>
          <w:rFonts w:ascii="Times New Roman" w:eastAsia="宋体" w:hAnsi="Times New Roman" w:cs="Times New Roman"/>
          <w:sz w:val="18"/>
          <w:szCs w:val="18"/>
        </w:rPr>
        <w:t>周桂霞</w:t>
      </w:r>
      <w:r w:rsidRPr="000558B4">
        <w:rPr>
          <w:rFonts w:ascii="Times New Roman" w:eastAsia="宋体" w:hAnsi="Times New Roman" w:cs="Times New Roman"/>
          <w:sz w:val="18"/>
          <w:szCs w:val="18"/>
        </w:rPr>
        <w:t>.</w:t>
      </w:r>
      <w:r w:rsidR="00FF296B"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基于函数系数自回归的非线性时间序列分类</w:t>
      </w:r>
      <w:r w:rsidRPr="000558B4">
        <w:rPr>
          <w:rFonts w:ascii="Times New Roman" w:eastAsia="宋体" w:hAnsi="Times New Roman" w:cs="Times New Roman"/>
          <w:sz w:val="18"/>
          <w:szCs w:val="18"/>
        </w:rPr>
        <w:t>[D].</w:t>
      </w:r>
      <w:r w:rsidR="00FF296B"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苏州</w:t>
      </w:r>
      <w:r w:rsidRPr="000558B4">
        <w:rPr>
          <w:rFonts w:ascii="Times New Roman" w:eastAsia="宋体" w:hAnsi="Times New Roman" w:cs="Times New Roman"/>
          <w:sz w:val="18"/>
          <w:szCs w:val="18"/>
        </w:rPr>
        <w:t>:</w:t>
      </w:r>
      <w:r w:rsidR="00FF296B"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苏州大学</w:t>
      </w:r>
      <w:r w:rsidRPr="000558B4">
        <w:rPr>
          <w:rFonts w:ascii="Times New Roman" w:eastAsia="宋体" w:hAnsi="Times New Roman" w:cs="Times New Roman"/>
          <w:sz w:val="18"/>
          <w:szCs w:val="18"/>
        </w:rPr>
        <w:t>,</w:t>
      </w:r>
      <w:r w:rsidR="00FF296B"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2012.</w:t>
      </w:r>
    </w:p>
    <w:p w14:paraId="51BA4EE1" w14:textId="77777777" w:rsidR="002D7329" w:rsidRPr="000558B4" w:rsidRDefault="00772A79" w:rsidP="0031162D">
      <w:pPr>
        <w:tabs>
          <w:tab w:val="left" w:pos="600"/>
        </w:tabs>
        <w:autoSpaceDE w:val="0"/>
        <w:autoSpaceDN w:val="0"/>
        <w:adjustRightInd w:val="0"/>
        <w:snapToGrid w:val="0"/>
        <w:spacing w:beforeLines="50" w:before="156"/>
        <w:rPr>
          <w:rFonts w:ascii="Times New Roman" w:eastAsia="宋体" w:hAnsi="Times New Roman" w:cs="Times New Roman"/>
          <w:sz w:val="18"/>
          <w:szCs w:val="18"/>
        </w:rPr>
      </w:pPr>
      <w:r w:rsidRPr="000558B4">
        <w:rPr>
          <w:rFonts w:ascii="Times New Roman" w:eastAsia="宋体" w:hAnsi="Times New Roman" w:cs="Times New Roman"/>
          <w:sz w:val="18"/>
          <w:szCs w:val="18"/>
        </w:rPr>
        <w:t>ZHOU Guixia.</w:t>
      </w:r>
      <w:r w:rsidR="00FF296B"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 xml:space="preserve">Classification of </w:t>
      </w:r>
      <w:r w:rsidR="0007363D">
        <w:rPr>
          <w:rFonts w:ascii="Times New Roman" w:eastAsia="宋体" w:hAnsi="Times New Roman" w:cs="Times New Roman" w:hint="eastAsia"/>
          <w:sz w:val="18"/>
          <w:szCs w:val="18"/>
        </w:rPr>
        <w:t>N</w:t>
      </w:r>
      <w:r w:rsidRPr="000558B4">
        <w:rPr>
          <w:rFonts w:ascii="Times New Roman" w:eastAsia="宋体" w:hAnsi="Times New Roman" w:cs="Times New Roman"/>
          <w:sz w:val="18"/>
          <w:szCs w:val="18"/>
        </w:rPr>
        <w:t xml:space="preserve">onlinear </w:t>
      </w:r>
      <w:r w:rsidR="0007363D">
        <w:rPr>
          <w:rFonts w:ascii="Times New Roman" w:eastAsia="宋体" w:hAnsi="Times New Roman" w:cs="Times New Roman" w:hint="eastAsia"/>
          <w:sz w:val="18"/>
          <w:szCs w:val="18"/>
        </w:rPr>
        <w:t>T</w:t>
      </w:r>
      <w:r w:rsidRPr="000558B4">
        <w:rPr>
          <w:rFonts w:ascii="Times New Roman" w:eastAsia="宋体" w:hAnsi="Times New Roman" w:cs="Times New Roman"/>
          <w:sz w:val="18"/>
          <w:szCs w:val="18"/>
        </w:rPr>
        <w:t xml:space="preserve">ime </w:t>
      </w:r>
      <w:r w:rsidR="0007363D">
        <w:rPr>
          <w:rFonts w:ascii="Times New Roman" w:eastAsia="宋体" w:hAnsi="Times New Roman" w:cs="Times New Roman" w:hint="eastAsia"/>
          <w:sz w:val="18"/>
          <w:szCs w:val="18"/>
        </w:rPr>
        <w:t>S</w:t>
      </w:r>
      <w:r w:rsidRPr="000558B4">
        <w:rPr>
          <w:rFonts w:ascii="Times New Roman" w:eastAsia="宋体" w:hAnsi="Times New Roman" w:cs="Times New Roman"/>
          <w:sz w:val="18"/>
          <w:szCs w:val="18"/>
        </w:rPr>
        <w:t xml:space="preserve">eries using </w:t>
      </w:r>
      <w:r w:rsidR="0007363D">
        <w:rPr>
          <w:rFonts w:ascii="Times New Roman" w:eastAsia="宋体" w:hAnsi="Times New Roman" w:cs="Times New Roman" w:hint="eastAsia"/>
          <w:sz w:val="18"/>
          <w:szCs w:val="18"/>
        </w:rPr>
        <w:t>F</w:t>
      </w:r>
      <w:r w:rsidRPr="000558B4">
        <w:rPr>
          <w:rFonts w:ascii="Times New Roman" w:eastAsia="宋体" w:hAnsi="Times New Roman" w:cs="Times New Roman"/>
          <w:sz w:val="18"/>
          <w:szCs w:val="18"/>
        </w:rPr>
        <w:t>unctional-</w:t>
      </w:r>
      <w:r w:rsidR="0007363D">
        <w:rPr>
          <w:rFonts w:ascii="Times New Roman" w:eastAsia="宋体" w:hAnsi="Times New Roman" w:cs="Times New Roman" w:hint="eastAsia"/>
          <w:sz w:val="18"/>
          <w:szCs w:val="18"/>
        </w:rPr>
        <w:t>C</w:t>
      </w:r>
      <w:r w:rsidRPr="000558B4">
        <w:rPr>
          <w:rFonts w:ascii="Times New Roman" w:eastAsia="宋体" w:hAnsi="Times New Roman" w:cs="Times New Roman"/>
          <w:sz w:val="18"/>
          <w:szCs w:val="18"/>
        </w:rPr>
        <w:t xml:space="preserve">oefficient </w:t>
      </w:r>
      <w:r w:rsidR="0007363D">
        <w:rPr>
          <w:rFonts w:ascii="Times New Roman" w:eastAsia="宋体" w:hAnsi="Times New Roman" w:cs="Times New Roman" w:hint="eastAsia"/>
          <w:sz w:val="18"/>
          <w:szCs w:val="18"/>
        </w:rPr>
        <w:t>R</w:t>
      </w:r>
      <w:r w:rsidRPr="000558B4">
        <w:rPr>
          <w:rFonts w:ascii="Times New Roman" w:eastAsia="宋体" w:hAnsi="Times New Roman" w:cs="Times New Roman"/>
          <w:sz w:val="18"/>
          <w:szCs w:val="18"/>
        </w:rPr>
        <w:t>egression</w:t>
      </w:r>
      <w:r w:rsidR="00FF296B"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[D].</w:t>
      </w:r>
      <w:r w:rsidR="00FF296B"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Suzhou:</w:t>
      </w:r>
      <w:r w:rsidR="00FF296B"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Soochow University,</w:t>
      </w:r>
      <w:r w:rsidR="00FF296B"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2012.</w:t>
      </w:r>
    </w:p>
    <w:p w14:paraId="7370FC08" w14:textId="77777777" w:rsidR="002D7329" w:rsidRPr="000558B4" w:rsidRDefault="00772A79" w:rsidP="0031162D">
      <w:pPr>
        <w:tabs>
          <w:tab w:val="left" w:pos="600"/>
        </w:tabs>
        <w:autoSpaceDE w:val="0"/>
        <w:autoSpaceDN w:val="0"/>
        <w:adjustRightInd w:val="0"/>
        <w:snapToGrid w:val="0"/>
        <w:spacing w:beforeLines="50" w:before="156"/>
        <w:rPr>
          <w:rFonts w:ascii="Times New Roman" w:eastAsia="宋体" w:hAnsi="Times New Roman" w:cs="Times New Roman"/>
          <w:sz w:val="18"/>
          <w:szCs w:val="18"/>
        </w:rPr>
      </w:pPr>
      <w:r w:rsidRPr="000558B4">
        <w:rPr>
          <w:rFonts w:ascii="Times New Roman" w:eastAsia="宋体" w:hAnsi="Times New Roman" w:cs="Times New Roman"/>
          <w:sz w:val="18"/>
          <w:szCs w:val="18"/>
        </w:rPr>
        <w:t>[</w:t>
      </w:r>
      <w:r w:rsidR="006E23F4" w:rsidRPr="000558B4">
        <w:rPr>
          <w:rFonts w:ascii="Times New Roman" w:eastAsia="宋体" w:hAnsi="Times New Roman" w:cs="Times New Roman"/>
          <w:sz w:val="18"/>
          <w:szCs w:val="18"/>
        </w:rPr>
        <w:t>9</w:t>
      </w:r>
      <w:r w:rsidRPr="000558B4">
        <w:rPr>
          <w:rFonts w:ascii="Times New Roman" w:eastAsia="宋体" w:hAnsi="Times New Roman" w:cs="Times New Roman"/>
          <w:sz w:val="18"/>
          <w:szCs w:val="18"/>
        </w:rPr>
        <w:t>]</w:t>
      </w:r>
      <w:r w:rsidRPr="000558B4">
        <w:rPr>
          <w:rFonts w:ascii="Times New Roman" w:eastAsia="宋体" w:hAnsi="Times New Roman" w:cs="Times New Roman"/>
          <w:sz w:val="18"/>
          <w:szCs w:val="18"/>
        </w:rPr>
        <w:t>洛键</w:t>
      </w:r>
      <w:r w:rsidRPr="000558B4">
        <w:rPr>
          <w:rFonts w:ascii="Times New Roman" w:eastAsia="宋体" w:hAnsi="Times New Roman" w:cs="Times New Roman"/>
          <w:sz w:val="18"/>
          <w:szCs w:val="18"/>
        </w:rPr>
        <w:t>.</w:t>
      </w:r>
      <w:r w:rsidR="00FF296B"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基于茧丝纤度序列的多总体分类判别及其比较</w:t>
      </w:r>
      <w:r w:rsidRPr="000558B4">
        <w:rPr>
          <w:rFonts w:ascii="Times New Roman" w:eastAsia="宋体" w:hAnsi="Times New Roman" w:cs="Times New Roman"/>
          <w:sz w:val="18"/>
          <w:szCs w:val="18"/>
        </w:rPr>
        <w:t>[D].</w:t>
      </w:r>
      <w:r w:rsidR="00FF296B"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苏州</w:t>
      </w:r>
      <w:r w:rsidRPr="000558B4">
        <w:rPr>
          <w:rFonts w:ascii="Times New Roman" w:eastAsia="宋体" w:hAnsi="Times New Roman" w:cs="Times New Roman"/>
          <w:sz w:val="18"/>
          <w:szCs w:val="18"/>
        </w:rPr>
        <w:t>:</w:t>
      </w:r>
      <w:r w:rsidR="00FF296B"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苏州大学</w:t>
      </w:r>
      <w:r w:rsidRPr="000558B4">
        <w:rPr>
          <w:rFonts w:ascii="Times New Roman" w:eastAsia="宋体" w:hAnsi="Times New Roman" w:cs="Times New Roman"/>
          <w:sz w:val="18"/>
          <w:szCs w:val="18"/>
        </w:rPr>
        <w:t>,</w:t>
      </w:r>
      <w:r w:rsidR="00FF296B"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2011.</w:t>
      </w:r>
    </w:p>
    <w:p w14:paraId="5081A721" w14:textId="77777777" w:rsidR="002D7329" w:rsidRPr="000558B4" w:rsidRDefault="00772A79" w:rsidP="0031162D">
      <w:pPr>
        <w:tabs>
          <w:tab w:val="left" w:pos="600"/>
        </w:tabs>
        <w:autoSpaceDE w:val="0"/>
        <w:autoSpaceDN w:val="0"/>
        <w:adjustRightInd w:val="0"/>
        <w:snapToGrid w:val="0"/>
        <w:spacing w:beforeLines="50" w:before="156"/>
        <w:rPr>
          <w:rFonts w:ascii="Times New Roman" w:eastAsia="宋体" w:hAnsi="Times New Roman" w:cs="Times New Roman"/>
          <w:sz w:val="18"/>
          <w:szCs w:val="18"/>
        </w:rPr>
      </w:pPr>
      <w:r w:rsidRPr="000558B4">
        <w:rPr>
          <w:rFonts w:ascii="Times New Roman" w:eastAsia="宋体" w:hAnsi="Times New Roman" w:cs="Times New Roman"/>
          <w:sz w:val="18"/>
          <w:szCs w:val="18"/>
        </w:rPr>
        <w:t>LUO Jian.</w:t>
      </w:r>
      <w:r w:rsidR="00FF296B"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 xml:space="preserve">The </w:t>
      </w:r>
      <w:r w:rsidR="0007363D">
        <w:rPr>
          <w:rFonts w:ascii="Times New Roman" w:eastAsia="宋体" w:hAnsi="Times New Roman" w:cs="Times New Roman" w:hint="eastAsia"/>
          <w:sz w:val="18"/>
          <w:szCs w:val="18"/>
        </w:rPr>
        <w:t>C</w:t>
      </w:r>
      <w:r w:rsidRPr="000558B4">
        <w:rPr>
          <w:rFonts w:ascii="Times New Roman" w:eastAsia="宋体" w:hAnsi="Times New Roman" w:cs="Times New Roman"/>
          <w:sz w:val="18"/>
          <w:szCs w:val="18"/>
        </w:rPr>
        <w:t xml:space="preserve">lassification and </w:t>
      </w:r>
      <w:r w:rsidR="0007363D">
        <w:rPr>
          <w:rFonts w:ascii="Times New Roman" w:eastAsia="宋体" w:hAnsi="Times New Roman" w:cs="Times New Roman" w:hint="eastAsia"/>
          <w:sz w:val="18"/>
          <w:szCs w:val="18"/>
        </w:rPr>
        <w:t>D</w:t>
      </w:r>
      <w:r w:rsidRPr="000558B4">
        <w:rPr>
          <w:rFonts w:ascii="Times New Roman" w:eastAsia="宋体" w:hAnsi="Times New Roman" w:cs="Times New Roman"/>
          <w:sz w:val="18"/>
          <w:szCs w:val="18"/>
        </w:rPr>
        <w:t xml:space="preserve">iscrimination </w:t>
      </w:r>
      <w:r w:rsidR="0007363D">
        <w:rPr>
          <w:rFonts w:ascii="Times New Roman" w:eastAsia="宋体" w:hAnsi="Times New Roman" w:cs="Times New Roman" w:hint="eastAsia"/>
          <w:sz w:val="18"/>
          <w:szCs w:val="18"/>
        </w:rPr>
        <w:t>M</w:t>
      </w:r>
      <w:r w:rsidRPr="000558B4">
        <w:rPr>
          <w:rFonts w:ascii="Times New Roman" w:eastAsia="宋体" w:hAnsi="Times New Roman" w:cs="Times New Roman"/>
          <w:sz w:val="18"/>
          <w:szCs w:val="18"/>
        </w:rPr>
        <w:t xml:space="preserve">ethods among </w:t>
      </w:r>
      <w:r w:rsidR="0007363D">
        <w:rPr>
          <w:rFonts w:ascii="Times New Roman" w:eastAsia="宋体" w:hAnsi="Times New Roman" w:cs="Times New Roman" w:hint="eastAsia"/>
          <w:sz w:val="18"/>
          <w:szCs w:val="18"/>
        </w:rPr>
        <w:t>S</w:t>
      </w:r>
      <w:r w:rsidRPr="000558B4">
        <w:rPr>
          <w:rFonts w:ascii="Times New Roman" w:eastAsia="宋体" w:hAnsi="Times New Roman" w:cs="Times New Roman"/>
          <w:sz w:val="18"/>
          <w:szCs w:val="18"/>
        </w:rPr>
        <w:t xml:space="preserve">everal </w:t>
      </w:r>
      <w:r w:rsidR="0007363D">
        <w:rPr>
          <w:rFonts w:ascii="Times New Roman" w:eastAsia="宋体" w:hAnsi="Times New Roman" w:cs="Times New Roman" w:hint="eastAsia"/>
          <w:sz w:val="18"/>
          <w:szCs w:val="18"/>
        </w:rPr>
        <w:t>P</w:t>
      </w:r>
      <w:r w:rsidRPr="000558B4">
        <w:rPr>
          <w:rFonts w:ascii="Times New Roman" w:eastAsia="宋体" w:hAnsi="Times New Roman" w:cs="Times New Roman"/>
          <w:sz w:val="18"/>
          <w:szCs w:val="18"/>
        </w:rPr>
        <w:t xml:space="preserve">opulations </w:t>
      </w:r>
      <w:r w:rsidR="0007363D">
        <w:rPr>
          <w:rFonts w:ascii="Times New Roman" w:eastAsia="宋体" w:hAnsi="Times New Roman" w:cs="Times New Roman" w:hint="eastAsia"/>
          <w:sz w:val="18"/>
          <w:szCs w:val="18"/>
        </w:rPr>
        <w:t>B</w:t>
      </w:r>
      <w:r w:rsidRPr="000558B4">
        <w:rPr>
          <w:rFonts w:ascii="Times New Roman" w:eastAsia="宋体" w:hAnsi="Times New Roman" w:cs="Times New Roman"/>
          <w:sz w:val="18"/>
          <w:szCs w:val="18"/>
        </w:rPr>
        <w:t xml:space="preserve">ased on </w:t>
      </w:r>
      <w:r w:rsidR="0007363D">
        <w:rPr>
          <w:rFonts w:ascii="Times New Roman" w:eastAsia="宋体" w:hAnsi="Times New Roman" w:cs="Times New Roman" w:hint="eastAsia"/>
          <w:sz w:val="18"/>
          <w:szCs w:val="18"/>
        </w:rPr>
        <w:t>S</w:t>
      </w:r>
      <w:r w:rsidRPr="000558B4">
        <w:rPr>
          <w:rFonts w:ascii="Times New Roman" w:eastAsia="宋体" w:hAnsi="Times New Roman" w:cs="Times New Roman"/>
          <w:sz w:val="18"/>
          <w:szCs w:val="18"/>
        </w:rPr>
        <w:t xml:space="preserve">ize </w:t>
      </w:r>
      <w:r w:rsidR="0007363D">
        <w:rPr>
          <w:rFonts w:ascii="Times New Roman" w:eastAsia="宋体" w:hAnsi="Times New Roman" w:cs="Times New Roman" w:hint="eastAsia"/>
          <w:sz w:val="18"/>
          <w:szCs w:val="18"/>
        </w:rPr>
        <w:t>S</w:t>
      </w:r>
      <w:r w:rsidRPr="000558B4">
        <w:rPr>
          <w:rFonts w:ascii="Times New Roman" w:eastAsia="宋体" w:hAnsi="Times New Roman" w:cs="Times New Roman"/>
          <w:sz w:val="18"/>
          <w:szCs w:val="18"/>
        </w:rPr>
        <w:t xml:space="preserve">eries of </w:t>
      </w:r>
      <w:r w:rsidR="0007363D">
        <w:rPr>
          <w:rFonts w:ascii="Times New Roman" w:eastAsia="宋体" w:hAnsi="Times New Roman" w:cs="Times New Roman" w:hint="eastAsia"/>
          <w:sz w:val="18"/>
          <w:szCs w:val="18"/>
        </w:rPr>
        <w:t>C</w:t>
      </w:r>
      <w:r w:rsidRPr="000558B4">
        <w:rPr>
          <w:rFonts w:ascii="Times New Roman" w:eastAsia="宋体" w:hAnsi="Times New Roman" w:cs="Times New Roman"/>
          <w:sz w:val="18"/>
          <w:szCs w:val="18"/>
        </w:rPr>
        <w:t xml:space="preserve">ocoon </w:t>
      </w:r>
      <w:r w:rsidR="0007363D">
        <w:rPr>
          <w:rFonts w:ascii="Times New Roman" w:eastAsia="宋体" w:hAnsi="Times New Roman" w:cs="Times New Roman" w:hint="eastAsia"/>
          <w:sz w:val="18"/>
          <w:szCs w:val="18"/>
        </w:rPr>
        <w:t>F</w:t>
      </w:r>
      <w:r w:rsidRPr="000558B4">
        <w:rPr>
          <w:rFonts w:ascii="Times New Roman" w:eastAsia="宋体" w:hAnsi="Times New Roman" w:cs="Times New Roman"/>
          <w:sz w:val="18"/>
          <w:szCs w:val="18"/>
        </w:rPr>
        <w:t xml:space="preserve">ilament and </w:t>
      </w:r>
      <w:r w:rsidR="0007363D">
        <w:rPr>
          <w:rFonts w:ascii="Times New Roman" w:eastAsia="宋体" w:hAnsi="Times New Roman" w:cs="Times New Roman" w:hint="eastAsia"/>
          <w:sz w:val="18"/>
          <w:szCs w:val="18"/>
        </w:rPr>
        <w:t>T</w:t>
      </w:r>
      <w:r w:rsidRPr="000558B4">
        <w:rPr>
          <w:rFonts w:ascii="Times New Roman" w:eastAsia="宋体" w:hAnsi="Times New Roman" w:cs="Times New Roman"/>
          <w:sz w:val="18"/>
          <w:szCs w:val="18"/>
        </w:rPr>
        <w:t xml:space="preserve">heir </w:t>
      </w:r>
      <w:r w:rsidR="0007363D">
        <w:rPr>
          <w:rFonts w:ascii="Times New Roman" w:eastAsia="宋体" w:hAnsi="Times New Roman" w:cs="Times New Roman" w:hint="eastAsia"/>
          <w:sz w:val="18"/>
          <w:szCs w:val="18"/>
        </w:rPr>
        <w:t>C</w:t>
      </w:r>
      <w:r w:rsidRPr="000558B4">
        <w:rPr>
          <w:rFonts w:ascii="Times New Roman" w:eastAsia="宋体" w:hAnsi="Times New Roman" w:cs="Times New Roman"/>
          <w:sz w:val="18"/>
          <w:szCs w:val="18"/>
        </w:rPr>
        <w:t>omparison</w:t>
      </w:r>
      <w:r w:rsidR="00FF296B"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[D].</w:t>
      </w:r>
      <w:r w:rsidR="00FF296B"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Suzhou:Soochow University,</w:t>
      </w:r>
      <w:r w:rsidR="00FF296B"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2011.</w:t>
      </w:r>
    </w:p>
    <w:p w14:paraId="18F5904E" w14:textId="77777777" w:rsidR="002D7329" w:rsidRPr="000558B4" w:rsidRDefault="00772A79" w:rsidP="0031162D">
      <w:pPr>
        <w:tabs>
          <w:tab w:val="left" w:pos="600"/>
        </w:tabs>
        <w:autoSpaceDE w:val="0"/>
        <w:autoSpaceDN w:val="0"/>
        <w:adjustRightInd w:val="0"/>
        <w:snapToGrid w:val="0"/>
        <w:spacing w:beforeLines="50" w:before="156"/>
        <w:rPr>
          <w:rFonts w:ascii="Times New Roman" w:eastAsia="宋体" w:hAnsi="Times New Roman" w:cs="Times New Roman"/>
          <w:sz w:val="18"/>
          <w:szCs w:val="18"/>
        </w:rPr>
      </w:pPr>
      <w:r w:rsidRPr="000558B4">
        <w:rPr>
          <w:rFonts w:ascii="Times New Roman" w:eastAsia="宋体" w:hAnsi="Times New Roman" w:cs="Times New Roman"/>
          <w:sz w:val="18"/>
          <w:szCs w:val="18"/>
        </w:rPr>
        <w:t>[</w:t>
      </w:r>
      <w:r w:rsidR="006E23F4" w:rsidRPr="000558B4">
        <w:rPr>
          <w:rFonts w:ascii="Times New Roman" w:eastAsia="宋体" w:hAnsi="Times New Roman" w:cs="Times New Roman"/>
          <w:sz w:val="18"/>
          <w:szCs w:val="18"/>
        </w:rPr>
        <w:t>10</w:t>
      </w:r>
      <w:r w:rsidRPr="000558B4">
        <w:rPr>
          <w:rFonts w:ascii="Times New Roman" w:eastAsia="宋体" w:hAnsi="Times New Roman" w:cs="Times New Roman"/>
          <w:sz w:val="18"/>
          <w:szCs w:val="18"/>
        </w:rPr>
        <w:t>]</w:t>
      </w:r>
      <w:r w:rsidRPr="000558B4">
        <w:rPr>
          <w:rFonts w:ascii="Times New Roman" w:eastAsia="宋体" w:hAnsi="Times New Roman" w:cs="Times New Roman"/>
          <w:sz w:val="18"/>
          <w:szCs w:val="18"/>
        </w:rPr>
        <w:t>张晓光</w:t>
      </w:r>
      <w:r w:rsidRPr="000558B4">
        <w:rPr>
          <w:rFonts w:ascii="Times New Roman" w:eastAsia="宋体" w:hAnsi="Times New Roman" w:cs="Times New Roman"/>
          <w:sz w:val="18"/>
          <w:szCs w:val="18"/>
        </w:rPr>
        <w:t>,</w:t>
      </w:r>
      <w:r w:rsidR="00FF296B"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姚跃飞</w:t>
      </w:r>
      <w:r w:rsidRPr="000558B4">
        <w:rPr>
          <w:rFonts w:ascii="Times New Roman" w:eastAsia="宋体" w:hAnsi="Times New Roman" w:cs="Times New Roman"/>
          <w:sz w:val="18"/>
          <w:szCs w:val="18"/>
        </w:rPr>
        <w:t>.</w:t>
      </w:r>
      <w:r w:rsidR="00FF296B"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缫丝模拟系统的设计</w:t>
      </w:r>
      <w:r w:rsidRPr="000558B4">
        <w:rPr>
          <w:rFonts w:ascii="Times New Roman" w:eastAsia="宋体" w:hAnsi="Times New Roman" w:cs="Times New Roman"/>
          <w:sz w:val="18"/>
          <w:szCs w:val="18"/>
        </w:rPr>
        <w:t>[J].</w:t>
      </w:r>
      <w:r w:rsidR="00FF296B"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浙江工程学院学报</w:t>
      </w:r>
      <w:r w:rsidRPr="000558B4">
        <w:rPr>
          <w:rFonts w:ascii="Times New Roman" w:eastAsia="宋体" w:hAnsi="Times New Roman" w:cs="Times New Roman"/>
          <w:sz w:val="18"/>
          <w:szCs w:val="18"/>
        </w:rPr>
        <w:t>,</w:t>
      </w:r>
      <w:r w:rsidR="00FF296B"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2004,</w:t>
      </w:r>
      <w:r w:rsidR="00FF296B"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21(3):</w:t>
      </w:r>
      <w:r w:rsidR="00FF296B"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169-173.</w:t>
      </w:r>
    </w:p>
    <w:p w14:paraId="1FADC8B8" w14:textId="77777777" w:rsidR="002D7329" w:rsidRPr="000558B4" w:rsidRDefault="00772A79" w:rsidP="0031162D">
      <w:pPr>
        <w:tabs>
          <w:tab w:val="left" w:pos="600"/>
        </w:tabs>
        <w:autoSpaceDE w:val="0"/>
        <w:autoSpaceDN w:val="0"/>
        <w:adjustRightInd w:val="0"/>
        <w:snapToGrid w:val="0"/>
        <w:spacing w:beforeLines="50" w:before="156"/>
        <w:rPr>
          <w:rFonts w:ascii="Times New Roman" w:eastAsia="宋体" w:hAnsi="Times New Roman" w:cs="Times New Roman"/>
          <w:sz w:val="18"/>
          <w:szCs w:val="18"/>
        </w:rPr>
      </w:pPr>
      <w:r w:rsidRPr="000558B4">
        <w:rPr>
          <w:rFonts w:ascii="Times New Roman" w:eastAsia="宋体" w:hAnsi="Times New Roman" w:cs="Times New Roman"/>
          <w:sz w:val="18"/>
          <w:szCs w:val="18"/>
        </w:rPr>
        <w:t>ZHANG Xiaoguang,</w:t>
      </w:r>
      <w:r w:rsidR="00FF296B"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YAO Yuefei.</w:t>
      </w:r>
      <w:r w:rsidR="00FF296B"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Design of simulation system about silk-reeling</w:t>
      </w:r>
      <w:r w:rsidR="00FF296B"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[J].</w:t>
      </w:r>
      <w:r w:rsidR="00FF296B"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Journal of Zhejiang Institute of Science and Technology,</w:t>
      </w:r>
      <w:r w:rsidR="00FF296B"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2004,</w:t>
      </w:r>
      <w:r w:rsidR="00FF296B"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21(3):</w:t>
      </w:r>
      <w:r w:rsidR="00FF296B"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169-173.</w:t>
      </w:r>
    </w:p>
    <w:p w14:paraId="68FA0026" w14:textId="77777777" w:rsidR="002D7329" w:rsidRPr="000558B4" w:rsidRDefault="00772A79" w:rsidP="0031162D">
      <w:pPr>
        <w:tabs>
          <w:tab w:val="left" w:pos="600"/>
        </w:tabs>
        <w:autoSpaceDE w:val="0"/>
        <w:autoSpaceDN w:val="0"/>
        <w:adjustRightInd w:val="0"/>
        <w:snapToGrid w:val="0"/>
        <w:spacing w:beforeLines="50" w:before="156"/>
        <w:rPr>
          <w:rFonts w:ascii="Times New Roman" w:eastAsia="宋体" w:hAnsi="Times New Roman" w:cs="Times New Roman"/>
          <w:sz w:val="18"/>
          <w:szCs w:val="18"/>
        </w:rPr>
      </w:pPr>
      <w:r w:rsidRPr="000558B4">
        <w:rPr>
          <w:rFonts w:ascii="Times New Roman" w:eastAsia="宋体" w:hAnsi="Times New Roman" w:cs="Times New Roman"/>
          <w:sz w:val="18"/>
          <w:szCs w:val="18"/>
        </w:rPr>
        <w:t>[</w:t>
      </w:r>
      <w:r w:rsidR="006E23F4" w:rsidRPr="000558B4">
        <w:rPr>
          <w:rFonts w:ascii="Times New Roman" w:eastAsia="宋体" w:hAnsi="Times New Roman" w:cs="Times New Roman"/>
          <w:sz w:val="18"/>
          <w:szCs w:val="18"/>
        </w:rPr>
        <w:t>11</w:t>
      </w:r>
      <w:r w:rsidRPr="000558B4">
        <w:rPr>
          <w:rFonts w:ascii="Times New Roman" w:eastAsia="宋体" w:hAnsi="Times New Roman" w:cs="Times New Roman"/>
          <w:sz w:val="18"/>
          <w:szCs w:val="18"/>
        </w:rPr>
        <w:t>]</w:t>
      </w:r>
      <w:r w:rsidRPr="000558B4">
        <w:rPr>
          <w:rFonts w:ascii="Times New Roman" w:eastAsia="宋体" w:hAnsi="Times New Roman" w:cs="Times New Roman"/>
          <w:sz w:val="18"/>
          <w:szCs w:val="18"/>
        </w:rPr>
        <w:t>罗军</w:t>
      </w:r>
      <w:r w:rsidRPr="000558B4">
        <w:rPr>
          <w:rFonts w:ascii="Times New Roman" w:eastAsia="宋体" w:hAnsi="Times New Roman" w:cs="Times New Roman"/>
          <w:sz w:val="18"/>
          <w:szCs w:val="18"/>
        </w:rPr>
        <w:t>.</w:t>
      </w:r>
      <w:r w:rsidR="00FF296B"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定纤自动缫丝的计算机模拟及其应用</w:t>
      </w:r>
      <w:r w:rsidRPr="000558B4">
        <w:rPr>
          <w:rFonts w:ascii="Times New Roman" w:eastAsia="宋体" w:hAnsi="Times New Roman" w:cs="Times New Roman"/>
          <w:sz w:val="18"/>
          <w:szCs w:val="18"/>
        </w:rPr>
        <w:t>[J].</w:t>
      </w:r>
      <w:r w:rsidR="00FF296B"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丝绸</w:t>
      </w:r>
      <w:r w:rsidRPr="000558B4">
        <w:rPr>
          <w:rFonts w:ascii="Times New Roman" w:eastAsia="宋体" w:hAnsi="Times New Roman" w:cs="Times New Roman"/>
          <w:sz w:val="18"/>
          <w:szCs w:val="18"/>
        </w:rPr>
        <w:t>,</w:t>
      </w:r>
      <w:r w:rsidR="00FF296B" w:rsidRPr="000558B4">
        <w:rPr>
          <w:rFonts w:ascii="Times New Roman" w:eastAsia="宋体" w:hAnsi="Times New Roman" w:cs="Times New Roman"/>
          <w:sz w:val="18"/>
          <w:szCs w:val="18"/>
        </w:rPr>
        <w:t xml:space="preserve"> 2006</w:t>
      </w:r>
      <w:r w:rsidRPr="000558B4">
        <w:rPr>
          <w:rFonts w:ascii="Times New Roman" w:eastAsia="宋体" w:hAnsi="Times New Roman" w:cs="Times New Roman"/>
          <w:sz w:val="18"/>
          <w:szCs w:val="18"/>
        </w:rPr>
        <w:t>(11):</w:t>
      </w:r>
      <w:r w:rsidR="00FF296B"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42-45.</w:t>
      </w:r>
    </w:p>
    <w:p w14:paraId="59E4B2AE" w14:textId="77777777" w:rsidR="002D7329" w:rsidRPr="000558B4" w:rsidRDefault="00772A79" w:rsidP="0031162D">
      <w:pPr>
        <w:tabs>
          <w:tab w:val="left" w:pos="600"/>
        </w:tabs>
        <w:autoSpaceDE w:val="0"/>
        <w:autoSpaceDN w:val="0"/>
        <w:adjustRightInd w:val="0"/>
        <w:snapToGrid w:val="0"/>
        <w:spacing w:beforeLines="50" w:before="156"/>
        <w:rPr>
          <w:rFonts w:ascii="Times New Roman" w:eastAsia="宋体" w:hAnsi="Times New Roman" w:cs="Times New Roman"/>
          <w:sz w:val="18"/>
          <w:szCs w:val="18"/>
        </w:rPr>
      </w:pPr>
      <w:r w:rsidRPr="000558B4">
        <w:rPr>
          <w:rFonts w:ascii="Times New Roman" w:eastAsia="宋体" w:hAnsi="Times New Roman" w:cs="Times New Roman"/>
          <w:sz w:val="18"/>
          <w:szCs w:val="18"/>
        </w:rPr>
        <w:t>LUO Jun.</w:t>
      </w:r>
      <w:r w:rsidR="00FF296B"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Computer simulation and application of automatic reeling with fixed size</w:t>
      </w:r>
      <w:r w:rsidR="00FF296B"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[J].</w:t>
      </w:r>
      <w:r w:rsidR="00FF296B" w:rsidRPr="000558B4">
        <w:rPr>
          <w:rFonts w:ascii="Times New Roman" w:eastAsia="宋体" w:hAnsi="Times New Roman" w:cs="Times New Roman"/>
          <w:sz w:val="18"/>
          <w:szCs w:val="18"/>
        </w:rPr>
        <w:t xml:space="preserve"> Journal of </w:t>
      </w:r>
      <w:r w:rsidRPr="000558B4">
        <w:rPr>
          <w:rFonts w:ascii="Times New Roman" w:eastAsia="宋体" w:hAnsi="Times New Roman" w:cs="Times New Roman"/>
          <w:sz w:val="18"/>
          <w:szCs w:val="18"/>
        </w:rPr>
        <w:t>Silk,</w:t>
      </w:r>
      <w:r w:rsidR="00FF296B" w:rsidRPr="000558B4">
        <w:rPr>
          <w:rFonts w:ascii="Times New Roman" w:eastAsia="宋体" w:hAnsi="Times New Roman" w:cs="Times New Roman"/>
          <w:sz w:val="18"/>
          <w:szCs w:val="18"/>
        </w:rPr>
        <w:t xml:space="preserve"> 2006</w:t>
      </w:r>
      <w:r w:rsidRPr="000558B4">
        <w:rPr>
          <w:rFonts w:ascii="Times New Roman" w:eastAsia="宋体" w:hAnsi="Times New Roman" w:cs="Times New Roman"/>
          <w:sz w:val="18"/>
          <w:szCs w:val="18"/>
        </w:rPr>
        <w:t>(11):</w:t>
      </w:r>
      <w:r w:rsidR="00FF296B"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42-45.</w:t>
      </w:r>
    </w:p>
    <w:p w14:paraId="35A7A73C" w14:textId="77777777" w:rsidR="002D7329" w:rsidRPr="000558B4" w:rsidRDefault="00772A79" w:rsidP="0031162D">
      <w:pPr>
        <w:tabs>
          <w:tab w:val="left" w:pos="600"/>
        </w:tabs>
        <w:autoSpaceDE w:val="0"/>
        <w:autoSpaceDN w:val="0"/>
        <w:adjustRightInd w:val="0"/>
        <w:snapToGrid w:val="0"/>
        <w:spacing w:beforeLines="50" w:before="156"/>
        <w:rPr>
          <w:rFonts w:ascii="Times New Roman" w:eastAsia="宋体" w:hAnsi="Times New Roman" w:cs="Times New Roman"/>
          <w:sz w:val="18"/>
          <w:szCs w:val="18"/>
        </w:rPr>
      </w:pPr>
      <w:r w:rsidRPr="000558B4">
        <w:rPr>
          <w:rFonts w:ascii="Times New Roman" w:eastAsia="宋体" w:hAnsi="Times New Roman" w:cs="Times New Roman"/>
          <w:sz w:val="18"/>
          <w:szCs w:val="18"/>
        </w:rPr>
        <w:t>[</w:t>
      </w:r>
      <w:r w:rsidR="006E23F4" w:rsidRPr="000558B4">
        <w:rPr>
          <w:rFonts w:ascii="Times New Roman" w:eastAsia="宋体" w:hAnsi="Times New Roman" w:cs="Times New Roman"/>
          <w:sz w:val="18"/>
          <w:szCs w:val="18"/>
        </w:rPr>
        <w:t>12</w:t>
      </w:r>
      <w:r w:rsidRPr="000558B4">
        <w:rPr>
          <w:rFonts w:ascii="Times New Roman" w:eastAsia="宋体" w:hAnsi="Times New Roman" w:cs="Times New Roman"/>
          <w:sz w:val="18"/>
          <w:szCs w:val="18"/>
        </w:rPr>
        <w:t>]</w:t>
      </w:r>
      <w:r w:rsidRPr="000558B4">
        <w:rPr>
          <w:rFonts w:ascii="Times New Roman" w:eastAsia="宋体" w:hAnsi="Times New Roman" w:cs="Times New Roman"/>
          <w:sz w:val="18"/>
          <w:szCs w:val="18"/>
        </w:rPr>
        <w:t>黎霞</w:t>
      </w:r>
      <w:r w:rsidRPr="000558B4">
        <w:rPr>
          <w:rFonts w:ascii="Times New Roman" w:eastAsia="宋体" w:hAnsi="Times New Roman" w:cs="Times New Roman"/>
          <w:sz w:val="18"/>
          <w:szCs w:val="18"/>
        </w:rPr>
        <w:t>.</w:t>
      </w:r>
      <w:r w:rsidR="00FF296B"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定纤缫丝及质量检验模拟系统研究</w:t>
      </w:r>
      <w:r w:rsidRPr="000558B4">
        <w:rPr>
          <w:rFonts w:ascii="Times New Roman" w:eastAsia="宋体" w:hAnsi="Times New Roman" w:cs="Times New Roman"/>
          <w:sz w:val="18"/>
          <w:szCs w:val="18"/>
        </w:rPr>
        <w:t>[D].</w:t>
      </w:r>
      <w:r w:rsidR="00FF296B"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苏州</w:t>
      </w:r>
      <w:r w:rsidRPr="000558B4">
        <w:rPr>
          <w:rFonts w:ascii="Times New Roman" w:eastAsia="宋体" w:hAnsi="Times New Roman" w:cs="Times New Roman"/>
          <w:sz w:val="18"/>
          <w:szCs w:val="18"/>
        </w:rPr>
        <w:t>:</w:t>
      </w:r>
      <w:r w:rsidR="00FF296B"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苏州大学</w:t>
      </w:r>
      <w:r w:rsidRPr="000558B4">
        <w:rPr>
          <w:rFonts w:ascii="Times New Roman" w:eastAsia="宋体" w:hAnsi="Times New Roman" w:cs="Times New Roman"/>
          <w:sz w:val="18"/>
          <w:szCs w:val="18"/>
        </w:rPr>
        <w:t>,</w:t>
      </w:r>
      <w:r w:rsidR="00FF296B"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2002.</w:t>
      </w:r>
    </w:p>
    <w:p w14:paraId="7BC78375" w14:textId="77777777" w:rsidR="002D7329" w:rsidRPr="000558B4" w:rsidRDefault="00772A79" w:rsidP="0031162D">
      <w:pPr>
        <w:tabs>
          <w:tab w:val="left" w:pos="600"/>
        </w:tabs>
        <w:autoSpaceDE w:val="0"/>
        <w:autoSpaceDN w:val="0"/>
        <w:adjustRightInd w:val="0"/>
        <w:snapToGrid w:val="0"/>
        <w:spacing w:beforeLines="50" w:before="156"/>
        <w:rPr>
          <w:rFonts w:ascii="Times New Roman" w:eastAsia="宋体" w:hAnsi="Times New Roman" w:cs="Times New Roman"/>
          <w:sz w:val="18"/>
          <w:szCs w:val="18"/>
        </w:rPr>
      </w:pPr>
      <w:r w:rsidRPr="000558B4">
        <w:rPr>
          <w:rFonts w:ascii="Times New Roman" w:eastAsia="宋体" w:hAnsi="Times New Roman" w:cs="Times New Roman"/>
          <w:sz w:val="18"/>
          <w:szCs w:val="18"/>
        </w:rPr>
        <w:t>LI Xia.</w:t>
      </w:r>
      <w:r w:rsidR="00FF296B"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 xml:space="preserve">System of </w:t>
      </w:r>
      <w:r w:rsidR="0007363D">
        <w:rPr>
          <w:rFonts w:ascii="Times New Roman" w:eastAsia="宋体" w:hAnsi="Times New Roman" w:cs="Times New Roman" w:hint="eastAsia"/>
          <w:sz w:val="18"/>
          <w:szCs w:val="18"/>
        </w:rPr>
        <w:t>S</w:t>
      </w:r>
      <w:r w:rsidRPr="000558B4">
        <w:rPr>
          <w:rFonts w:ascii="Times New Roman" w:eastAsia="宋体" w:hAnsi="Times New Roman" w:cs="Times New Roman"/>
          <w:sz w:val="18"/>
          <w:szCs w:val="18"/>
        </w:rPr>
        <w:t>i</w:t>
      </w:r>
      <w:r w:rsidR="0007363D">
        <w:rPr>
          <w:rFonts w:ascii="Times New Roman" w:eastAsia="宋体" w:hAnsi="Times New Roman" w:cs="Times New Roman" w:hint="eastAsia"/>
          <w:sz w:val="18"/>
          <w:szCs w:val="18"/>
        </w:rPr>
        <w:t>m</w:t>
      </w:r>
      <w:r w:rsidRPr="000558B4">
        <w:rPr>
          <w:rFonts w:ascii="Times New Roman" w:eastAsia="宋体" w:hAnsi="Times New Roman" w:cs="Times New Roman"/>
          <w:sz w:val="18"/>
          <w:szCs w:val="18"/>
        </w:rPr>
        <w:t xml:space="preserve">ulation </w:t>
      </w:r>
      <w:r w:rsidR="0007363D">
        <w:rPr>
          <w:rFonts w:ascii="Times New Roman" w:eastAsia="宋体" w:hAnsi="Times New Roman" w:cs="Times New Roman" w:hint="eastAsia"/>
          <w:sz w:val="18"/>
          <w:szCs w:val="18"/>
        </w:rPr>
        <w:t>F</w:t>
      </w:r>
      <w:r w:rsidRPr="000558B4">
        <w:rPr>
          <w:rFonts w:ascii="Times New Roman" w:eastAsia="宋体" w:hAnsi="Times New Roman" w:cs="Times New Roman"/>
          <w:sz w:val="18"/>
          <w:szCs w:val="18"/>
        </w:rPr>
        <w:t xml:space="preserve">ixed </w:t>
      </w:r>
      <w:r w:rsidR="0007363D">
        <w:rPr>
          <w:rFonts w:ascii="Times New Roman" w:eastAsia="宋体" w:hAnsi="Times New Roman" w:cs="Times New Roman" w:hint="eastAsia"/>
          <w:sz w:val="18"/>
          <w:szCs w:val="18"/>
        </w:rPr>
        <w:t>S</w:t>
      </w:r>
      <w:r w:rsidRPr="000558B4">
        <w:rPr>
          <w:rFonts w:ascii="Times New Roman" w:eastAsia="宋体" w:hAnsi="Times New Roman" w:cs="Times New Roman"/>
          <w:sz w:val="18"/>
          <w:szCs w:val="18"/>
        </w:rPr>
        <w:t xml:space="preserve">ize </w:t>
      </w:r>
      <w:r w:rsidR="0007363D">
        <w:rPr>
          <w:rFonts w:ascii="Times New Roman" w:eastAsia="宋体" w:hAnsi="Times New Roman" w:cs="Times New Roman" w:hint="eastAsia"/>
          <w:sz w:val="18"/>
          <w:szCs w:val="18"/>
        </w:rPr>
        <w:t>S</w:t>
      </w:r>
      <w:r w:rsidRPr="000558B4">
        <w:rPr>
          <w:rFonts w:ascii="Times New Roman" w:eastAsia="宋体" w:hAnsi="Times New Roman" w:cs="Times New Roman"/>
          <w:sz w:val="18"/>
          <w:szCs w:val="18"/>
        </w:rPr>
        <w:t xml:space="preserve">ilk </w:t>
      </w:r>
      <w:r w:rsidR="0007363D">
        <w:rPr>
          <w:rFonts w:ascii="Times New Roman" w:eastAsia="宋体" w:hAnsi="Times New Roman" w:cs="Times New Roman" w:hint="eastAsia"/>
          <w:sz w:val="18"/>
          <w:szCs w:val="18"/>
        </w:rPr>
        <w:t>R</w:t>
      </w:r>
      <w:r w:rsidRPr="000558B4">
        <w:rPr>
          <w:rFonts w:ascii="Times New Roman" w:eastAsia="宋体" w:hAnsi="Times New Roman" w:cs="Times New Roman"/>
          <w:sz w:val="18"/>
          <w:szCs w:val="18"/>
        </w:rPr>
        <w:t xml:space="preserve">eeling </w:t>
      </w:r>
      <w:r w:rsidR="0007363D">
        <w:rPr>
          <w:rFonts w:ascii="Times New Roman" w:eastAsia="宋体" w:hAnsi="Times New Roman" w:cs="Times New Roman" w:hint="eastAsia"/>
          <w:sz w:val="18"/>
          <w:szCs w:val="18"/>
        </w:rPr>
        <w:t>P</w:t>
      </w:r>
      <w:r w:rsidRPr="000558B4">
        <w:rPr>
          <w:rFonts w:ascii="Times New Roman" w:eastAsia="宋体" w:hAnsi="Times New Roman" w:cs="Times New Roman"/>
          <w:sz w:val="18"/>
          <w:szCs w:val="18"/>
        </w:rPr>
        <w:t>rocess</w:t>
      </w:r>
      <w:r w:rsidR="0007363D">
        <w:rPr>
          <w:rFonts w:ascii="Times New Roman" w:eastAsia="宋体" w:hAnsi="Times New Roman" w:cs="Times New Roman" w:hint="eastAsia"/>
          <w:sz w:val="18"/>
          <w:szCs w:val="18"/>
        </w:rPr>
        <w:t xml:space="preserve"> and Assessing Silk Quality</w:t>
      </w:r>
      <w:r w:rsidR="00FF296B"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[D].</w:t>
      </w:r>
      <w:r w:rsidR="00FF296B"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Suzhou:</w:t>
      </w:r>
      <w:r w:rsidR="00FF296B"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Soochow University,</w:t>
      </w:r>
      <w:r w:rsidR="00FF296B"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2002.</w:t>
      </w:r>
    </w:p>
    <w:p w14:paraId="300B1777" w14:textId="77777777" w:rsidR="002D7329" w:rsidRPr="000558B4" w:rsidRDefault="00772A79" w:rsidP="0031162D">
      <w:pPr>
        <w:tabs>
          <w:tab w:val="left" w:pos="600"/>
        </w:tabs>
        <w:autoSpaceDE w:val="0"/>
        <w:autoSpaceDN w:val="0"/>
        <w:adjustRightInd w:val="0"/>
        <w:snapToGrid w:val="0"/>
        <w:spacing w:beforeLines="50" w:before="156"/>
        <w:rPr>
          <w:rFonts w:ascii="Times New Roman" w:eastAsia="宋体" w:hAnsi="Times New Roman" w:cs="Times New Roman"/>
          <w:sz w:val="18"/>
          <w:szCs w:val="18"/>
        </w:rPr>
      </w:pPr>
      <w:r w:rsidRPr="000558B4">
        <w:rPr>
          <w:rFonts w:ascii="Times New Roman" w:eastAsia="宋体" w:hAnsi="Times New Roman" w:cs="Times New Roman"/>
          <w:sz w:val="18"/>
          <w:szCs w:val="18"/>
        </w:rPr>
        <w:t>[</w:t>
      </w:r>
      <w:r w:rsidR="006E23F4" w:rsidRPr="000558B4">
        <w:rPr>
          <w:rFonts w:ascii="Times New Roman" w:eastAsia="宋体" w:hAnsi="Times New Roman" w:cs="Times New Roman"/>
          <w:sz w:val="18"/>
          <w:szCs w:val="18"/>
        </w:rPr>
        <w:t>13</w:t>
      </w:r>
      <w:r w:rsidRPr="000558B4">
        <w:rPr>
          <w:rFonts w:ascii="Times New Roman" w:eastAsia="宋体" w:hAnsi="Times New Roman" w:cs="Times New Roman"/>
          <w:sz w:val="18"/>
          <w:szCs w:val="18"/>
        </w:rPr>
        <w:t>]</w:t>
      </w:r>
      <w:r w:rsidRPr="000558B4">
        <w:rPr>
          <w:rFonts w:ascii="Times New Roman" w:eastAsia="宋体" w:hAnsi="Times New Roman" w:cs="Times New Roman"/>
          <w:sz w:val="18"/>
          <w:szCs w:val="18"/>
        </w:rPr>
        <w:t>白伦</w:t>
      </w:r>
      <w:r w:rsidRPr="000558B4">
        <w:rPr>
          <w:rFonts w:ascii="Times New Roman" w:eastAsia="宋体" w:hAnsi="Times New Roman" w:cs="Times New Roman"/>
          <w:sz w:val="18"/>
          <w:szCs w:val="18"/>
        </w:rPr>
        <w:t>,</w:t>
      </w:r>
      <w:r w:rsidR="00FF296B"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谢佳</w:t>
      </w:r>
      <w:r w:rsidRPr="000558B4">
        <w:rPr>
          <w:rFonts w:ascii="Times New Roman" w:eastAsia="宋体" w:hAnsi="Times New Roman" w:cs="Times New Roman"/>
          <w:sz w:val="18"/>
          <w:szCs w:val="18"/>
        </w:rPr>
        <w:t>,</w:t>
      </w:r>
      <w:r w:rsidR="00FF296B"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李林甫</w:t>
      </w:r>
      <w:r w:rsidRPr="000558B4">
        <w:rPr>
          <w:rFonts w:ascii="Times New Roman" w:eastAsia="宋体" w:hAnsi="Times New Roman" w:cs="Times New Roman"/>
          <w:sz w:val="18"/>
          <w:szCs w:val="18"/>
        </w:rPr>
        <w:t>,</w:t>
      </w:r>
      <w:r w:rsidR="00FF296B"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等</w:t>
      </w:r>
      <w:r w:rsidRPr="000558B4">
        <w:rPr>
          <w:rFonts w:ascii="Times New Roman" w:eastAsia="宋体" w:hAnsi="Times New Roman" w:cs="Times New Roman"/>
          <w:sz w:val="18"/>
          <w:szCs w:val="18"/>
        </w:rPr>
        <w:t>.</w:t>
      </w:r>
      <w:r w:rsidR="00FF296B"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茧丝纤度曲线的模拟生成</w:t>
      </w:r>
      <w:r w:rsidRPr="000558B4">
        <w:rPr>
          <w:rFonts w:ascii="Times New Roman" w:eastAsia="宋体" w:hAnsi="Times New Roman" w:cs="Times New Roman"/>
          <w:sz w:val="18"/>
          <w:szCs w:val="18"/>
        </w:rPr>
        <w:t>[J].</w:t>
      </w:r>
      <w:r w:rsidR="00FF296B"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苏州丝绸工学院学报</w:t>
      </w:r>
      <w:r w:rsidRPr="000558B4">
        <w:rPr>
          <w:rFonts w:ascii="Times New Roman" w:eastAsia="宋体" w:hAnsi="Times New Roman" w:cs="Times New Roman"/>
          <w:sz w:val="18"/>
          <w:szCs w:val="18"/>
        </w:rPr>
        <w:t>,</w:t>
      </w:r>
      <w:r w:rsidR="00FF296B"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1998,</w:t>
      </w:r>
      <w:r w:rsidR="00FF296B"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18(1):</w:t>
      </w:r>
      <w:r w:rsidR="00FF296B"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1-8,</w:t>
      </w:r>
      <w:r w:rsidR="00FF296B"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26.</w:t>
      </w:r>
    </w:p>
    <w:p w14:paraId="349002BA" w14:textId="77777777" w:rsidR="002D7329" w:rsidRPr="000558B4" w:rsidRDefault="00772A79" w:rsidP="0031162D">
      <w:pPr>
        <w:tabs>
          <w:tab w:val="left" w:pos="600"/>
        </w:tabs>
        <w:autoSpaceDE w:val="0"/>
        <w:autoSpaceDN w:val="0"/>
        <w:adjustRightInd w:val="0"/>
        <w:snapToGrid w:val="0"/>
        <w:spacing w:beforeLines="50" w:before="156"/>
        <w:rPr>
          <w:rFonts w:ascii="Times New Roman" w:eastAsia="宋体" w:hAnsi="Times New Roman" w:cs="Times New Roman"/>
          <w:sz w:val="18"/>
          <w:szCs w:val="18"/>
        </w:rPr>
      </w:pPr>
      <w:r w:rsidRPr="000558B4">
        <w:rPr>
          <w:rFonts w:ascii="Times New Roman" w:eastAsia="宋体" w:hAnsi="Times New Roman" w:cs="Times New Roman"/>
          <w:sz w:val="18"/>
          <w:szCs w:val="18"/>
        </w:rPr>
        <w:t>BAI Lun,</w:t>
      </w:r>
      <w:r w:rsidR="00FF296B"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XIE Jia,</w:t>
      </w:r>
      <w:r w:rsidR="00FF296B"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LI Linfu,</w:t>
      </w:r>
      <w:r w:rsidR="00FF296B"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et al.</w:t>
      </w:r>
      <w:r w:rsidR="00FF296B"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Generation of the size curve of cocoon filament by computer simulation</w:t>
      </w:r>
      <w:r w:rsidR="00FF296B"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[J].</w:t>
      </w:r>
      <w:r w:rsidR="00FF296B"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Journal of Suzhou Institute of Silk Textile Technology,</w:t>
      </w:r>
      <w:r w:rsidR="00FF296B"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1998,</w:t>
      </w:r>
      <w:r w:rsidR="00FF296B"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18(1):</w:t>
      </w:r>
      <w:r w:rsidR="00FF296B"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1-8,</w:t>
      </w:r>
      <w:r w:rsidR="00FF296B"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26.</w:t>
      </w:r>
    </w:p>
    <w:p w14:paraId="13C572E3" w14:textId="77777777" w:rsidR="002D7329" w:rsidRPr="000558B4" w:rsidRDefault="00772A79" w:rsidP="0031162D">
      <w:pPr>
        <w:tabs>
          <w:tab w:val="left" w:pos="600"/>
        </w:tabs>
        <w:autoSpaceDE w:val="0"/>
        <w:autoSpaceDN w:val="0"/>
        <w:adjustRightInd w:val="0"/>
        <w:snapToGrid w:val="0"/>
        <w:spacing w:beforeLines="50" w:before="156"/>
        <w:rPr>
          <w:rFonts w:ascii="Times New Roman" w:eastAsia="宋体" w:hAnsi="Times New Roman" w:cs="Times New Roman"/>
          <w:sz w:val="18"/>
          <w:szCs w:val="18"/>
        </w:rPr>
      </w:pPr>
      <w:r w:rsidRPr="000558B4">
        <w:rPr>
          <w:rFonts w:ascii="Times New Roman" w:eastAsia="宋体" w:hAnsi="Times New Roman" w:cs="Times New Roman"/>
          <w:sz w:val="18"/>
          <w:szCs w:val="18"/>
        </w:rPr>
        <w:t>[</w:t>
      </w:r>
      <w:r w:rsidR="006E23F4" w:rsidRPr="000558B4">
        <w:rPr>
          <w:rFonts w:ascii="Times New Roman" w:eastAsia="宋体" w:hAnsi="Times New Roman" w:cs="Times New Roman"/>
          <w:sz w:val="18"/>
          <w:szCs w:val="18"/>
        </w:rPr>
        <w:t>14</w:t>
      </w:r>
      <w:r w:rsidRPr="000558B4">
        <w:rPr>
          <w:rFonts w:ascii="Times New Roman" w:eastAsia="宋体" w:hAnsi="Times New Roman" w:cs="Times New Roman"/>
          <w:sz w:val="18"/>
          <w:szCs w:val="18"/>
        </w:rPr>
        <w:t>]</w:t>
      </w:r>
      <w:r w:rsidRPr="000558B4">
        <w:rPr>
          <w:rFonts w:ascii="Times New Roman" w:eastAsia="宋体" w:hAnsi="Times New Roman" w:cs="Times New Roman"/>
          <w:sz w:val="18"/>
          <w:szCs w:val="18"/>
        </w:rPr>
        <w:t>白伦</w:t>
      </w:r>
      <w:r w:rsidRPr="000558B4">
        <w:rPr>
          <w:rFonts w:ascii="Times New Roman" w:eastAsia="宋体" w:hAnsi="Times New Roman" w:cs="Times New Roman"/>
          <w:sz w:val="18"/>
          <w:szCs w:val="18"/>
        </w:rPr>
        <w:t>,</w:t>
      </w:r>
      <w:r w:rsidR="00FF296B"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谢佳</w:t>
      </w:r>
      <w:r w:rsidRPr="000558B4">
        <w:rPr>
          <w:rFonts w:ascii="Times New Roman" w:eastAsia="宋体" w:hAnsi="Times New Roman" w:cs="Times New Roman"/>
          <w:sz w:val="18"/>
          <w:szCs w:val="18"/>
        </w:rPr>
        <w:t>,</w:t>
      </w:r>
      <w:r w:rsidR="00FF296B"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李林甫</w:t>
      </w:r>
      <w:r w:rsidRPr="000558B4">
        <w:rPr>
          <w:rFonts w:ascii="Times New Roman" w:eastAsia="宋体" w:hAnsi="Times New Roman" w:cs="Times New Roman"/>
          <w:sz w:val="18"/>
          <w:szCs w:val="18"/>
        </w:rPr>
        <w:t>,</w:t>
      </w:r>
      <w:r w:rsidR="00FF296B"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等</w:t>
      </w:r>
      <w:r w:rsidRPr="000558B4">
        <w:rPr>
          <w:rFonts w:ascii="Times New Roman" w:eastAsia="宋体" w:hAnsi="Times New Roman" w:cs="Times New Roman"/>
          <w:sz w:val="18"/>
          <w:szCs w:val="18"/>
        </w:rPr>
        <w:t>.</w:t>
      </w:r>
      <w:r w:rsidR="00FF296B"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模拟茧丝纤度曲线的统计特征</w:t>
      </w:r>
      <w:r w:rsidRPr="000558B4">
        <w:rPr>
          <w:rFonts w:ascii="Times New Roman" w:eastAsia="宋体" w:hAnsi="Times New Roman" w:cs="Times New Roman"/>
          <w:sz w:val="18"/>
          <w:szCs w:val="18"/>
        </w:rPr>
        <w:t>[J].</w:t>
      </w:r>
      <w:r w:rsidR="00FF296B"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苏州丝绸工学院学报</w:t>
      </w:r>
      <w:r w:rsidRPr="000558B4">
        <w:rPr>
          <w:rFonts w:ascii="Times New Roman" w:eastAsia="宋体" w:hAnsi="Times New Roman" w:cs="Times New Roman"/>
          <w:sz w:val="18"/>
          <w:szCs w:val="18"/>
        </w:rPr>
        <w:t>,</w:t>
      </w:r>
      <w:r w:rsidR="00FF296B"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1999,</w:t>
      </w:r>
      <w:r w:rsidR="00FF296B"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19(1):</w:t>
      </w:r>
      <w:r w:rsidR="00FF296B"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1-7.</w:t>
      </w:r>
    </w:p>
    <w:p w14:paraId="18D535B9" w14:textId="77777777" w:rsidR="002D7329" w:rsidRPr="000558B4" w:rsidRDefault="00772A79" w:rsidP="0031162D">
      <w:pPr>
        <w:tabs>
          <w:tab w:val="left" w:pos="600"/>
        </w:tabs>
        <w:autoSpaceDE w:val="0"/>
        <w:autoSpaceDN w:val="0"/>
        <w:adjustRightInd w:val="0"/>
        <w:snapToGrid w:val="0"/>
        <w:spacing w:beforeLines="50" w:before="156"/>
        <w:rPr>
          <w:rFonts w:ascii="Times New Roman" w:eastAsia="宋体" w:hAnsi="Times New Roman" w:cs="Times New Roman"/>
          <w:sz w:val="18"/>
          <w:szCs w:val="18"/>
        </w:rPr>
      </w:pPr>
      <w:r w:rsidRPr="000558B4">
        <w:rPr>
          <w:rFonts w:ascii="Times New Roman" w:eastAsia="宋体" w:hAnsi="Times New Roman" w:cs="Times New Roman"/>
          <w:sz w:val="18"/>
          <w:szCs w:val="18"/>
        </w:rPr>
        <w:t>BAI Lun,XIE Jia,LI Linpu,et al.Statistical characters of the size curve of cocoon filament by computer simulation</w:t>
      </w:r>
      <w:r w:rsidR="00FF296B"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[J].</w:t>
      </w:r>
      <w:r w:rsidR="00FF296B"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 xml:space="preserve">Journal of Suzhou </w:t>
      </w:r>
      <w:r w:rsidR="00FF296B" w:rsidRPr="000558B4">
        <w:rPr>
          <w:rFonts w:ascii="Times New Roman" w:eastAsia="宋体" w:hAnsi="Times New Roman" w:cs="Times New Roman"/>
          <w:sz w:val="18"/>
          <w:szCs w:val="18"/>
        </w:rPr>
        <w:t>I</w:t>
      </w:r>
      <w:r w:rsidRPr="000558B4">
        <w:rPr>
          <w:rFonts w:ascii="Times New Roman" w:eastAsia="宋体" w:hAnsi="Times New Roman" w:cs="Times New Roman"/>
          <w:sz w:val="18"/>
          <w:szCs w:val="18"/>
        </w:rPr>
        <w:t xml:space="preserve">nstitute of </w:t>
      </w:r>
      <w:r w:rsidR="00FF296B" w:rsidRPr="000558B4">
        <w:rPr>
          <w:rFonts w:ascii="Times New Roman" w:eastAsia="宋体" w:hAnsi="Times New Roman" w:cs="Times New Roman"/>
          <w:sz w:val="18"/>
          <w:szCs w:val="18"/>
        </w:rPr>
        <w:t>Silk Textile Technol</w:t>
      </w:r>
      <w:r w:rsidRPr="000558B4">
        <w:rPr>
          <w:rFonts w:ascii="Times New Roman" w:eastAsia="宋体" w:hAnsi="Times New Roman" w:cs="Times New Roman"/>
          <w:sz w:val="18"/>
          <w:szCs w:val="18"/>
        </w:rPr>
        <w:t>ogy,</w:t>
      </w:r>
      <w:r w:rsidR="00FF296B"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1999,</w:t>
      </w:r>
      <w:r w:rsidR="00FF296B"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19(1):</w:t>
      </w:r>
      <w:r w:rsidR="00FF296B"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1-7.</w:t>
      </w:r>
    </w:p>
    <w:p w14:paraId="467ACA15" w14:textId="77777777" w:rsidR="002D7329" w:rsidRPr="000558B4" w:rsidRDefault="00772A79" w:rsidP="0031162D">
      <w:pPr>
        <w:tabs>
          <w:tab w:val="left" w:pos="600"/>
        </w:tabs>
        <w:autoSpaceDE w:val="0"/>
        <w:autoSpaceDN w:val="0"/>
        <w:adjustRightInd w:val="0"/>
        <w:snapToGrid w:val="0"/>
        <w:spacing w:beforeLines="50" w:before="156"/>
        <w:rPr>
          <w:rFonts w:ascii="Times New Roman" w:eastAsia="宋体" w:hAnsi="Times New Roman" w:cs="Times New Roman"/>
          <w:sz w:val="18"/>
          <w:szCs w:val="18"/>
        </w:rPr>
      </w:pPr>
      <w:r w:rsidRPr="000558B4">
        <w:rPr>
          <w:rFonts w:ascii="Times New Roman" w:eastAsia="宋体" w:hAnsi="Times New Roman" w:cs="Times New Roman"/>
          <w:sz w:val="18"/>
          <w:szCs w:val="18"/>
        </w:rPr>
        <w:lastRenderedPageBreak/>
        <w:t>[</w:t>
      </w:r>
      <w:r w:rsidR="006E23F4" w:rsidRPr="000558B4">
        <w:rPr>
          <w:rFonts w:ascii="Times New Roman" w:eastAsia="宋体" w:hAnsi="Times New Roman" w:cs="Times New Roman"/>
          <w:sz w:val="18"/>
          <w:szCs w:val="18"/>
        </w:rPr>
        <w:t>15</w:t>
      </w:r>
      <w:r w:rsidRPr="000558B4">
        <w:rPr>
          <w:rFonts w:ascii="Times New Roman" w:eastAsia="宋体" w:hAnsi="Times New Roman" w:cs="Times New Roman"/>
          <w:sz w:val="18"/>
          <w:szCs w:val="18"/>
        </w:rPr>
        <w:t>]</w:t>
      </w:r>
      <w:r w:rsidRPr="000558B4">
        <w:rPr>
          <w:rFonts w:ascii="Times New Roman" w:eastAsia="宋体" w:hAnsi="Times New Roman" w:cs="Times New Roman"/>
          <w:sz w:val="18"/>
          <w:szCs w:val="18"/>
        </w:rPr>
        <w:t>白伦</w:t>
      </w:r>
      <w:r w:rsidRPr="000558B4">
        <w:rPr>
          <w:rFonts w:ascii="Times New Roman" w:eastAsia="宋体" w:hAnsi="Times New Roman" w:cs="Times New Roman"/>
          <w:sz w:val="18"/>
          <w:szCs w:val="18"/>
        </w:rPr>
        <w:t>,</w:t>
      </w:r>
      <w:r w:rsidR="00877758"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费万春</w:t>
      </w:r>
      <w:r w:rsidRPr="000558B4">
        <w:rPr>
          <w:rFonts w:ascii="Times New Roman" w:eastAsia="宋体" w:hAnsi="Times New Roman" w:cs="Times New Roman"/>
          <w:sz w:val="18"/>
          <w:szCs w:val="18"/>
        </w:rPr>
        <w:t>,</w:t>
      </w:r>
      <w:r w:rsidR="00877758"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罗军</w:t>
      </w:r>
      <w:r w:rsidRPr="000558B4">
        <w:rPr>
          <w:rFonts w:ascii="Times New Roman" w:eastAsia="宋体" w:hAnsi="Times New Roman" w:cs="Times New Roman"/>
          <w:sz w:val="18"/>
          <w:szCs w:val="18"/>
        </w:rPr>
        <w:t>,</w:t>
      </w:r>
      <w:r w:rsidR="00877758"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等</w:t>
      </w:r>
      <w:r w:rsidRPr="000558B4">
        <w:rPr>
          <w:rFonts w:ascii="Times New Roman" w:eastAsia="宋体" w:hAnsi="Times New Roman" w:cs="Times New Roman"/>
          <w:sz w:val="18"/>
          <w:szCs w:val="18"/>
        </w:rPr>
        <w:t>.</w:t>
      </w:r>
      <w:r w:rsidR="00877758"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茧丝纤度曲线的解析模型及其在模拟缫丝中的应用</w:t>
      </w:r>
      <w:r w:rsidRPr="000558B4">
        <w:rPr>
          <w:rFonts w:ascii="Times New Roman" w:eastAsia="宋体" w:hAnsi="Times New Roman" w:cs="Times New Roman"/>
          <w:sz w:val="18"/>
          <w:szCs w:val="18"/>
        </w:rPr>
        <w:t>[J].</w:t>
      </w:r>
      <w:r w:rsidR="00877758"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蚕业科学</w:t>
      </w:r>
      <w:r w:rsidRPr="000558B4">
        <w:rPr>
          <w:rFonts w:ascii="Times New Roman" w:eastAsia="宋体" w:hAnsi="Times New Roman" w:cs="Times New Roman"/>
          <w:sz w:val="18"/>
          <w:szCs w:val="18"/>
        </w:rPr>
        <w:t>,</w:t>
      </w:r>
      <w:r w:rsidR="00877758"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2002,</w:t>
      </w:r>
      <w:r w:rsidR="00877758"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28(3):</w:t>
      </w:r>
      <w:r w:rsidR="00877758"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233-237.</w:t>
      </w:r>
    </w:p>
    <w:p w14:paraId="6FA7533B" w14:textId="77777777" w:rsidR="002D7329" w:rsidRPr="000558B4" w:rsidRDefault="00772A79" w:rsidP="0031162D">
      <w:pPr>
        <w:tabs>
          <w:tab w:val="left" w:pos="600"/>
        </w:tabs>
        <w:autoSpaceDE w:val="0"/>
        <w:autoSpaceDN w:val="0"/>
        <w:adjustRightInd w:val="0"/>
        <w:snapToGrid w:val="0"/>
        <w:spacing w:beforeLines="50" w:before="156"/>
        <w:rPr>
          <w:rFonts w:ascii="Times New Roman" w:eastAsia="宋体" w:hAnsi="Times New Roman" w:cs="Times New Roman"/>
          <w:sz w:val="18"/>
          <w:szCs w:val="18"/>
        </w:rPr>
      </w:pPr>
      <w:r w:rsidRPr="000558B4">
        <w:rPr>
          <w:rFonts w:ascii="Times New Roman" w:eastAsia="宋体" w:hAnsi="Times New Roman" w:cs="Times New Roman"/>
          <w:sz w:val="18"/>
          <w:szCs w:val="18"/>
        </w:rPr>
        <w:t>BAI Lun,</w:t>
      </w:r>
      <w:r w:rsidR="00877758"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FEI Wanchun,</w:t>
      </w:r>
      <w:r w:rsidR="00877758"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LUO Jun,</w:t>
      </w:r>
      <w:r w:rsidR="00877758"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et al.</w:t>
      </w:r>
      <w:r w:rsidR="00877758"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 xml:space="preserve">An analytical model of the size </w:t>
      </w:r>
      <w:r w:rsidR="00877758" w:rsidRPr="000558B4">
        <w:rPr>
          <w:rFonts w:ascii="Times New Roman" w:eastAsia="宋体" w:hAnsi="Times New Roman" w:cs="Times New Roman"/>
          <w:sz w:val="18"/>
          <w:szCs w:val="18"/>
        </w:rPr>
        <w:t>curve of cocoon filament and it</w:t>
      </w:r>
      <w:r w:rsidR="00B51F07">
        <w:rPr>
          <w:rFonts w:ascii="Times New Roman" w:eastAsia="宋体" w:hAnsi="Times New Roman" w:cs="Times New Roman"/>
          <w:sz w:val="18"/>
          <w:szCs w:val="18"/>
        </w:rPr>
        <w:t>’</w:t>
      </w:r>
      <w:r w:rsidRPr="000558B4">
        <w:rPr>
          <w:rFonts w:ascii="Times New Roman" w:eastAsia="宋体" w:hAnsi="Times New Roman" w:cs="Times New Roman"/>
          <w:sz w:val="18"/>
          <w:szCs w:val="18"/>
        </w:rPr>
        <w:t>s application to the simulation text</w:t>
      </w:r>
      <w:r w:rsidR="00877758"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[J].</w:t>
      </w:r>
      <w:r w:rsidR="00877758" w:rsidRPr="000558B4">
        <w:rPr>
          <w:rFonts w:ascii="Times New Roman" w:eastAsia="宋体" w:hAnsi="Times New Roman" w:cs="Times New Roman"/>
          <w:sz w:val="18"/>
          <w:szCs w:val="18"/>
        </w:rPr>
        <w:t xml:space="preserve"> </w:t>
      </w:r>
      <w:r w:rsidR="00137A5C" w:rsidRPr="00137A5C">
        <w:rPr>
          <w:rFonts w:ascii="Times New Roman" w:eastAsia="宋体" w:hAnsi="Times New Roman" w:cs="Times New Roman"/>
          <w:sz w:val="18"/>
          <w:szCs w:val="18"/>
        </w:rPr>
        <w:t>Acta Sericologica Sinica</w:t>
      </w:r>
      <w:r w:rsidRPr="000558B4">
        <w:rPr>
          <w:rFonts w:ascii="Times New Roman" w:eastAsia="宋体" w:hAnsi="Times New Roman" w:cs="Times New Roman"/>
          <w:sz w:val="18"/>
          <w:szCs w:val="18"/>
        </w:rPr>
        <w:t>,</w:t>
      </w:r>
      <w:r w:rsidR="00877758"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2002,</w:t>
      </w:r>
      <w:r w:rsidR="00877758"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28(3):</w:t>
      </w:r>
      <w:r w:rsidR="00877758"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233-237.</w:t>
      </w:r>
    </w:p>
    <w:p w14:paraId="0130E2D7" w14:textId="77777777" w:rsidR="002D7329" w:rsidRPr="000558B4" w:rsidRDefault="00772A79" w:rsidP="0031162D">
      <w:pPr>
        <w:tabs>
          <w:tab w:val="left" w:pos="600"/>
        </w:tabs>
        <w:autoSpaceDE w:val="0"/>
        <w:autoSpaceDN w:val="0"/>
        <w:adjustRightInd w:val="0"/>
        <w:snapToGrid w:val="0"/>
        <w:spacing w:beforeLines="50" w:before="156"/>
        <w:rPr>
          <w:rFonts w:ascii="Times New Roman" w:eastAsia="宋体" w:hAnsi="Times New Roman" w:cs="Times New Roman"/>
          <w:sz w:val="18"/>
          <w:szCs w:val="18"/>
        </w:rPr>
      </w:pPr>
      <w:r w:rsidRPr="000558B4">
        <w:rPr>
          <w:rFonts w:ascii="Times New Roman" w:eastAsia="宋体" w:hAnsi="Times New Roman" w:cs="Times New Roman"/>
          <w:sz w:val="18"/>
          <w:szCs w:val="18"/>
        </w:rPr>
        <w:t>[</w:t>
      </w:r>
      <w:r w:rsidR="006E23F4" w:rsidRPr="000558B4">
        <w:rPr>
          <w:rFonts w:ascii="Times New Roman" w:eastAsia="宋体" w:hAnsi="Times New Roman" w:cs="Times New Roman"/>
          <w:sz w:val="18"/>
          <w:szCs w:val="18"/>
        </w:rPr>
        <w:t>16</w:t>
      </w:r>
      <w:r w:rsidRPr="000558B4">
        <w:rPr>
          <w:rFonts w:ascii="Times New Roman" w:eastAsia="宋体" w:hAnsi="Times New Roman" w:cs="Times New Roman"/>
          <w:sz w:val="18"/>
          <w:szCs w:val="18"/>
        </w:rPr>
        <w:t>]</w:t>
      </w:r>
      <w:r w:rsidRPr="000558B4">
        <w:rPr>
          <w:rFonts w:ascii="Times New Roman" w:eastAsia="宋体" w:hAnsi="Times New Roman" w:cs="Times New Roman"/>
          <w:sz w:val="18"/>
          <w:szCs w:val="18"/>
        </w:rPr>
        <w:t>费万春</w:t>
      </w:r>
      <w:r w:rsidRPr="000558B4">
        <w:rPr>
          <w:rFonts w:ascii="Times New Roman" w:eastAsia="宋体" w:hAnsi="Times New Roman" w:cs="Times New Roman"/>
          <w:sz w:val="18"/>
          <w:szCs w:val="18"/>
        </w:rPr>
        <w:t>.</w:t>
      </w:r>
      <w:r w:rsidR="00877758"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茧丝纤度曲线的预测研究</w:t>
      </w:r>
      <w:r w:rsidRPr="000558B4">
        <w:rPr>
          <w:rFonts w:ascii="Times New Roman" w:eastAsia="宋体" w:hAnsi="Times New Roman" w:cs="Times New Roman"/>
          <w:sz w:val="18"/>
          <w:szCs w:val="18"/>
        </w:rPr>
        <w:t>[D].</w:t>
      </w:r>
      <w:r w:rsidR="00877758"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苏州</w:t>
      </w:r>
      <w:r w:rsidRPr="000558B4">
        <w:rPr>
          <w:rFonts w:ascii="Times New Roman" w:eastAsia="宋体" w:hAnsi="Times New Roman" w:cs="Times New Roman"/>
          <w:sz w:val="18"/>
          <w:szCs w:val="18"/>
        </w:rPr>
        <w:t>:</w:t>
      </w:r>
      <w:r w:rsidR="00877758"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苏州大学</w:t>
      </w:r>
      <w:r w:rsidRPr="000558B4">
        <w:rPr>
          <w:rFonts w:ascii="Times New Roman" w:eastAsia="宋体" w:hAnsi="Times New Roman" w:cs="Times New Roman"/>
          <w:sz w:val="18"/>
          <w:szCs w:val="18"/>
        </w:rPr>
        <w:t>,</w:t>
      </w:r>
      <w:r w:rsidR="00877758"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2002.</w:t>
      </w:r>
    </w:p>
    <w:p w14:paraId="4B7B14DE" w14:textId="77777777" w:rsidR="002D7329" w:rsidRPr="000558B4" w:rsidRDefault="00772A79" w:rsidP="0031162D">
      <w:pPr>
        <w:tabs>
          <w:tab w:val="left" w:pos="600"/>
        </w:tabs>
        <w:autoSpaceDE w:val="0"/>
        <w:autoSpaceDN w:val="0"/>
        <w:adjustRightInd w:val="0"/>
        <w:snapToGrid w:val="0"/>
        <w:spacing w:beforeLines="50" w:before="156"/>
        <w:rPr>
          <w:rFonts w:ascii="Times New Roman" w:eastAsia="宋体" w:hAnsi="Times New Roman" w:cs="Times New Roman"/>
          <w:sz w:val="18"/>
          <w:szCs w:val="18"/>
        </w:rPr>
      </w:pPr>
      <w:r w:rsidRPr="000558B4">
        <w:rPr>
          <w:rFonts w:ascii="Times New Roman" w:eastAsia="宋体" w:hAnsi="Times New Roman" w:cs="Times New Roman"/>
          <w:sz w:val="18"/>
          <w:szCs w:val="18"/>
        </w:rPr>
        <w:t>FEI Wanchun.</w:t>
      </w:r>
      <w:r w:rsidR="00877758"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 xml:space="preserve">Study on </w:t>
      </w:r>
      <w:r w:rsidR="00B51F07">
        <w:rPr>
          <w:rFonts w:ascii="Times New Roman" w:eastAsia="宋体" w:hAnsi="Times New Roman" w:cs="Times New Roman" w:hint="eastAsia"/>
          <w:sz w:val="18"/>
          <w:szCs w:val="18"/>
        </w:rPr>
        <w:t>F</w:t>
      </w:r>
      <w:r w:rsidRPr="000558B4">
        <w:rPr>
          <w:rFonts w:ascii="Times New Roman" w:eastAsia="宋体" w:hAnsi="Times New Roman" w:cs="Times New Roman"/>
          <w:sz w:val="18"/>
          <w:szCs w:val="18"/>
        </w:rPr>
        <w:t xml:space="preserve">orecasting </w:t>
      </w:r>
      <w:r w:rsidR="00B51F07">
        <w:rPr>
          <w:rFonts w:ascii="Times New Roman" w:eastAsia="宋体" w:hAnsi="Times New Roman" w:cs="Times New Roman" w:hint="eastAsia"/>
          <w:sz w:val="18"/>
          <w:szCs w:val="18"/>
        </w:rPr>
        <w:t>S</w:t>
      </w:r>
      <w:r w:rsidRPr="000558B4">
        <w:rPr>
          <w:rFonts w:ascii="Times New Roman" w:eastAsia="宋体" w:hAnsi="Times New Roman" w:cs="Times New Roman"/>
          <w:sz w:val="18"/>
          <w:szCs w:val="18"/>
        </w:rPr>
        <w:t xml:space="preserve">ize </w:t>
      </w:r>
      <w:r w:rsidR="00B51F07">
        <w:rPr>
          <w:rFonts w:ascii="Times New Roman" w:eastAsia="宋体" w:hAnsi="Times New Roman" w:cs="Times New Roman" w:hint="eastAsia"/>
          <w:sz w:val="18"/>
          <w:szCs w:val="18"/>
        </w:rPr>
        <w:t>C</w:t>
      </w:r>
      <w:r w:rsidRPr="000558B4">
        <w:rPr>
          <w:rFonts w:ascii="Times New Roman" w:eastAsia="宋体" w:hAnsi="Times New Roman" w:cs="Times New Roman"/>
          <w:sz w:val="18"/>
          <w:szCs w:val="18"/>
        </w:rPr>
        <w:t xml:space="preserve">urves of </w:t>
      </w:r>
      <w:r w:rsidR="00B51F07">
        <w:rPr>
          <w:rFonts w:ascii="Times New Roman" w:eastAsia="宋体" w:hAnsi="Times New Roman" w:cs="Times New Roman" w:hint="eastAsia"/>
          <w:sz w:val="18"/>
          <w:szCs w:val="18"/>
        </w:rPr>
        <w:t>C</w:t>
      </w:r>
      <w:r w:rsidRPr="000558B4">
        <w:rPr>
          <w:rFonts w:ascii="Times New Roman" w:eastAsia="宋体" w:hAnsi="Times New Roman" w:cs="Times New Roman"/>
          <w:sz w:val="18"/>
          <w:szCs w:val="18"/>
        </w:rPr>
        <w:t xml:space="preserve">ocoon </w:t>
      </w:r>
      <w:r w:rsidR="00B51F07">
        <w:rPr>
          <w:rFonts w:ascii="Times New Roman" w:eastAsia="宋体" w:hAnsi="Times New Roman" w:cs="Times New Roman" w:hint="eastAsia"/>
          <w:sz w:val="18"/>
          <w:szCs w:val="18"/>
        </w:rPr>
        <w:t>F</w:t>
      </w:r>
      <w:r w:rsidRPr="000558B4">
        <w:rPr>
          <w:rFonts w:ascii="Times New Roman" w:eastAsia="宋体" w:hAnsi="Times New Roman" w:cs="Times New Roman"/>
          <w:sz w:val="18"/>
          <w:szCs w:val="18"/>
        </w:rPr>
        <w:t>ilaments</w:t>
      </w:r>
      <w:r w:rsidR="00877758"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[D].</w:t>
      </w:r>
      <w:r w:rsidR="00877758"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Suzhou:</w:t>
      </w:r>
      <w:r w:rsidR="00877758"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Soochow University,</w:t>
      </w:r>
      <w:r w:rsidR="00877758"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2002.</w:t>
      </w:r>
    </w:p>
    <w:p w14:paraId="4BDC5C6B" w14:textId="77777777" w:rsidR="002D7329" w:rsidRPr="000558B4" w:rsidRDefault="00772A79" w:rsidP="0031162D">
      <w:pPr>
        <w:tabs>
          <w:tab w:val="left" w:pos="600"/>
        </w:tabs>
        <w:autoSpaceDE w:val="0"/>
        <w:autoSpaceDN w:val="0"/>
        <w:adjustRightInd w:val="0"/>
        <w:snapToGrid w:val="0"/>
        <w:spacing w:beforeLines="50" w:before="156"/>
        <w:rPr>
          <w:rFonts w:ascii="Times New Roman" w:eastAsia="宋体" w:hAnsi="Times New Roman" w:cs="Times New Roman"/>
          <w:sz w:val="18"/>
          <w:szCs w:val="18"/>
        </w:rPr>
      </w:pPr>
      <w:r w:rsidRPr="000558B4">
        <w:rPr>
          <w:rFonts w:ascii="Times New Roman" w:eastAsia="宋体" w:hAnsi="Times New Roman" w:cs="Times New Roman"/>
          <w:sz w:val="18"/>
          <w:szCs w:val="18"/>
        </w:rPr>
        <w:t>[</w:t>
      </w:r>
      <w:r w:rsidR="006E23F4" w:rsidRPr="000558B4">
        <w:rPr>
          <w:rFonts w:ascii="Times New Roman" w:eastAsia="宋体" w:hAnsi="Times New Roman" w:cs="Times New Roman"/>
          <w:sz w:val="18"/>
          <w:szCs w:val="18"/>
        </w:rPr>
        <w:t>17</w:t>
      </w:r>
      <w:r w:rsidRPr="000558B4">
        <w:rPr>
          <w:rFonts w:ascii="Times New Roman" w:eastAsia="宋体" w:hAnsi="Times New Roman" w:cs="Times New Roman"/>
          <w:sz w:val="18"/>
          <w:szCs w:val="18"/>
        </w:rPr>
        <w:t>]</w:t>
      </w:r>
      <w:r w:rsidRPr="000558B4">
        <w:rPr>
          <w:rFonts w:ascii="Times New Roman" w:eastAsia="宋体" w:hAnsi="Times New Roman" w:cs="Times New Roman"/>
          <w:sz w:val="18"/>
          <w:szCs w:val="18"/>
        </w:rPr>
        <w:t>黄洁</w:t>
      </w:r>
      <w:r w:rsidRPr="000558B4">
        <w:rPr>
          <w:rFonts w:ascii="Times New Roman" w:eastAsia="宋体" w:hAnsi="Times New Roman" w:cs="Times New Roman"/>
          <w:sz w:val="18"/>
          <w:szCs w:val="18"/>
        </w:rPr>
        <w:t>.</w:t>
      </w:r>
      <w:r w:rsidR="00877758"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有限长非平稳时间序列的模拟方法</w:t>
      </w:r>
      <w:r w:rsidRPr="000558B4">
        <w:rPr>
          <w:rFonts w:ascii="Times New Roman" w:eastAsia="宋体" w:hAnsi="Times New Roman" w:cs="Times New Roman"/>
          <w:sz w:val="18"/>
          <w:szCs w:val="18"/>
        </w:rPr>
        <w:t>[D].</w:t>
      </w:r>
      <w:r w:rsidR="00877758"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苏州</w:t>
      </w:r>
      <w:r w:rsidRPr="000558B4">
        <w:rPr>
          <w:rFonts w:ascii="Times New Roman" w:eastAsia="宋体" w:hAnsi="Times New Roman" w:cs="Times New Roman"/>
          <w:sz w:val="18"/>
          <w:szCs w:val="18"/>
        </w:rPr>
        <w:t>:</w:t>
      </w:r>
      <w:r w:rsidR="00877758"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苏州大学</w:t>
      </w:r>
      <w:r w:rsidRPr="000558B4">
        <w:rPr>
          <w:rFonts w:ascii="Times New Roman" w:eastAsia="宋体" w:hAnsi="Times New Roman" w:cs="Times New Roman"/>
          <w:sz w:val="18"/>
          <w:szCs w:val="18"/>
        </w:rPr>
        <w:t>,</w:t>
      </w:r>
      <w:r w:rsidR="00877758"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2012.</w:t>
      </w:r>
    </w:p>
    <w:p w14:paraId="5FD25D05" w14:textId="77777777" w:rsidR="00840A57" w:rsidRPr="000558B4" w:rsidRDefault="00772A79" w:rsidP="0031162D">
      <w:pPr>
        <w:tabs>
          <w:tab w:val="left" w:pos="600"/>
        </w:tabs>
        <w:autoSpaceDE w:val="0"/>
        <w:autoSpaceDN w:val="0"/>
        <w:adjustRightInd w:val="0"/>
        <w:snapToGrid w:val="0"/>
        <w:spacing w:beforeLines="50" w:before="156"/>
        <w:rPr>
          <w:rFonts w:ascii="Times New Roman" w:eastAsia="宋体" w:hAnsi="Times New Roman" w:cs="Times New Roman"/>
          <w:sz w:val="18"/>
          <w:szCs w:val="18"/>
        </w:rPr>
      </w:pPr>
      <w:r w:rsidRPr="000558B4">
        <w:rPr>
          <w:rFonts w:ascii="Times New Roman" w:eastAsia="宋体" w:hAnsi="Times New Roman" w:cs="Times New Roman"/>
          <w:sz w:val="18"/>
          <w:szCs w:val="18"/>
        </w:rPr>
        <w:t>HUANG Jie.</w:t>
      </w:r>
      <w:r w:rsidR="00877758"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 xml:space="preserve">A </w:t>
      </w:r>
      <w:r w:rsidR="00B51F07">
        <w:rPr>
          <w:rFonts w:ascii="Times New Roman" w:eastAsia="宋体" w:hAnsi="Times New Roman" w:cs="Times New Roman" w:hint="eastAsia"/>
          <w:sz w:val="18"/>
          <w:szCs w:val="18"/>
        </w:rPr>
        <w:t>S</w:t>
      </w:r>
      <w:r w:rsidRPr="000558B4">
        <w:rPr>
          <w:rFonts w:ascii="Times New Roman" w:eastAsia="宋体" w:hAnsi="Times New Roman" w:cs="Times New Roman"/>
          <w:sz w:val="18"/>
          <w:szCs w:val="18"/>
        </w:rPr>
        <w:t xml:space="preserve">imulation </w:t>
      </w:r>
      <w:r w:rsidR="00B51F07">
        <w:rPr>
          <w:rFonts w:ascii="Times New Roman" w:eastAsia="宋体" w:hAnsi="Times New Roman" w:cs="Times New Roman" w:hint="eastAsia"/>
          <w:sz w:val="18"/>
          <w:szCs w:val="18"/>
        </w:rPr>
        <w:t>M</w:t>
      </w:r>
      <w:r w:rsidRPr="000558B4">
        <w:rPr>
          <w:rFonts w:ascii="Times New Roman" w:eastAsia="宋体" w:hAnsi="Times New Roman" w:cs="Times New Roman"/>
          <w:sz w:val="18"/>
          <w:szCs w:val="18"/>
        </w:rPr>
        <w:t xml:space="preserve">ethod for </w:t>
      </w:r>
      <w:r w:rsidR="00B51F07">
        <w:rPr>
          <w:rFonts w:ascii="Times New Roman" w:eastAsia="宋体" w:hAnsi="Times New Roman" w:cs="Times New Roman" w:hint="eastAsia"/>
          <w:sz w:val="18"/>
          <w:szCs w:val="18"/>
        </w:rPr>
        <w:t>F</w:t>
      </w:r>
      <w:r w:rsidRPr="000558B4">
        <w:rPr>
          <w:rFonts w:ascii="Times New Roman" w:eastAsia="宋体" w:hAnsi="Times New Roman" w:cs="Times New Roman"/>
          <w:sz w:val="18"/>
          <w:szCs w:val="18"/>
        </w:rPr>
        <w:t xml:space="preserve">inite </w:t>
      </w:r>
      <w:r w:rsidR="00B51F07">
        <w:rPr>
          <w:rFonts w:ascii="Times New Roman" w:eastAsia="宋体" w:hAnsi="Times New Roman" w:cs="Times New Roman" w:hint="eastAsia"/>
          <w:sz w:val="18"/>
          <w:szCs w:val="18"/>
        </w:rPr>
        <w:t>N</w:t>
      </w:r>
      <w:r w:rsidRPr="000558B4">
        <w:rPr>
          <w:rFonts w:ascii="Times New Roman" w:eastAsia="宋体" w:hAnsi="Times New Roman" w:cs="Times New Roman"/>
          <w:sz w:val="18"/>
          <w:szCs w:val="18"/>
        </w:rPr>
        <w:t>on-</w:t>
      </w:r>
      <w:r w:rsidR="00B51F07">
        <w:rPr>
          <w:rFonts w:ascii="Times New Roman" w:eastAsia="宋体" w:hAnsi="Times New Roman" w:cs="Times New Roman" w:hint="eastAsia"/>
          <w:sz w:val="18"/>
          <w:szCs w:val="18"/>
        </w:rPr>
        <w:t>S</w:t>
      </w:r>
      <w:r w:rsidRPr="000558B4">
        <w:rPr>
          <w:rFonts w:ascii="Times New Roman" w:eastAsia="宋体" w:hAnsi="Times New Roman" w:cs="Times New Roman"/>
          <w:sz w:val="18"/>
          <w:szCs w:val="18"/>
        </w:rPr>
        <w:t xml:space="preserve">tationary </w:t>
      </w:r>
      <w:r w:rsidR="00B51F07">
        <w:rPr>
          <w:rFonts w:ascii="Times New Roman" w:eastAsia="宋体" w:hAnsi="Times New Roman" w:cs="Times New Roman" w:hint="eastAsia"/>
          <w:sz w:val="18"/>
          <w:szCs w:val="18"/>
        </w:rPr>
        <w:t>T</w:t>
      </w:r>
      <w:r w:rsidRPr="000558B4">
        <w:rPr>
          <w:rFonts w:ascii="Times New Roman" w:eastAsia="宋体" w:hAnsi="Times New Roman" w:cs="Times New Roman"/>
          <w:sz w:val="18"/>
          <w:szCs w:val="18"/>
        </w:rPr>
        <w:t xml:space="preserve">ime </w:t>
      </w:r>
      <w:r w:rsidR="00B51F07">
        <w:rPr>
          <w:rFonts w:ascii="Times New Roman" w:eastAsia="宋体" w:hAnsi="Times New Roman" w:cs="Times New Roman" w:hint="eastAsia"/>
          <w:sz w:val="18"/>
          <w:szCs w:val="18"/>
        </w:rPr>
        <w:t>S</w:t>
      </w:r>
      <w:r w:rsidRPr="000558B4">
        <w:rPr>
          <w:rFonts w:ascii="Times New Roman" w:eastAsia="宋体" w:hAnsi="Times New Roman" w:cs="Times New Roman"/>
          <w:sz w:val="18"/>
          <w:szCs w:val="18"/>
        </w:rPr>
        <w:t>eries</w:t>
      </w:r>
      <w:r w:rsidR="00877758"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[D]. Suzhou:</w:t>
      </w:r>
      <w:r w:rsidR="00877758"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Soochow University,</w:t>
      </w:r>
      <w:r w:rsidR="00877758"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2012.</w:t>
      </w:r>
    </w:p>
    <w:p w14:paraId="24477517" w14:textId="77777777" w:rsidR="002D7329" w:rsidRPr="000558B4" w:rsidRDefault="00772A79" w:rsidP="0031162D">
      <w:pPr>
        <w:tabs>
          <w:tab w:val="left" w:pos="600"/>
        </w:tabs>
        <w:autoSpaceDE w:val="0"/>
        <w:autoSpaceDN w:val="0"/>
        <w:adjustRightInd w:val="0"/>
        <w:snapToGrid w:val="0"/>
        <w:spacing w:beforeLines="50" w:before="156"/>
        <w:rPr>
          <w:rFonts w:ascii="Times New Roman" w:eastAsia="宋体" w:hAnsi="Times New Roman" w:cs="Times New Roman"/>
          <w:sz w:val="18"/>
          <w:szCs w:val="18"/>
        </w:rPr>
      </w:pPr>
      <w:r w:rsidRPr="000558B4">
        <w:rPr>
          <w:rFonts w:ascii="Times New Roman" w:eastAsia="宋体" w:hAnsi="Times New Roman" w:cs="Times New Roman"/>
          <w:sz w:val="18"/>
          <w:szCs w:val="18"/>
        </w:rPr>
        <w:t>[</w:t>
      </w:r>
      <w:r w:rsidR="006E23F4" w:rsidRPr="000558B4">
        <w:rPr>
          <w:rFonts w:ascii="Times New Roman" w:eastAsia="宋体" w:hAnsi="Times New Roman" w:cs="Times New Roman"/>
          <w:sz w:val="18"/>
          <w:szCs w:val="18"/>
        </w:rPr>
        <w:t>18</w:t>
      </w:r>
      <w:r w:rsidRPr="000558B4">
        <w:rPr>
          <w:rFonts w:ascii="Times New Roman" w:eastAsia="宋体" w:hAnsi="Times New Roman" w:cs="Times New Roman"/>
          <w:sz w:val="18"/>
          <w:szCs w:val="18"/>
        </w:rPr>
        <w:t>]</w:t>
      </w:r>
      <w:r w:rsidRPr="000558B4">
        <w:rPr>
          <w:rFonts w:ascii="Times New Roman" w:eastAsia="宋体" w:hAnsi="Times New Roman" w:cs="Times New Roman"/>
          <w:sz w:val="18"/>
          <w:szCs w:val="18"/>
        </w:rPr>
        <w:t>胡征宇</w:t>
      </w:r>
      <w:r w:rsidRPr="000558B4">
        <w:rPr>
          <w:rFonts w:ascii="Times New Roman" w:eastAsia="宋体" w:hAnsi="Times New Roman" w:cs="Times New Roman"/>
          <w:sz w:val="18"/>
          <w:szCs w:val="18"/>
        </w:rPr>
        <w:t>,</w:t>
      </w:r>
      <w:r w:rsidR="00877758"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俞海峰</w:t>
      </w:r>
      <w:r w:rsidRPr="000558B4">
        <w:rPr>
          <w:rFonts w:ascii="Times New Roman" w:eastAsia="宋体" w:hAnsi="Times New Roman" w:cs="Times New Roman"/>
          <w:sz w:val="18"/>
          <w:szCs w:val="18"/>
        </w:rPr>
        <w:t>.</w:t>
      </w:r>
      <w:r w:rsidRPr="000558B4">
        <w:rPr>
          <w:rFonts w:ascii="Times New Roman" w:eastAsia="宋体" w:hAnsi="Times New Roman" w:cs="Times New Roman"/>
          <w:sz w:val="18"/>
          <w:szCs w:val="18"/>
        </w:rPr>
        <w:t>茧丝线密度变化的拟合与预测</w:t>
      </w:r>
      <w:r w:rsidRPr="000558B4">
        <w:rPr>
          <w:rFonts w:ascii="Times New Roman" w:eastAsia="宋体" w:hAnsi="Times New Roman" w:cs="Times New Roman"/>
          <w:sz w:val="18"/>
          <w:szCs w:val="18"/>
        </w:rPr>
        <w:t>[J].</w:t>
      </w:r>
      <w:r w:rsidR="00877758"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纺织学报</w:t>
      </w:r>
      <w:r w:rsidRPr="000558B4">
        <w:rPr>
          <w:rFonts w:ascii="Times New Roman" w:eastAsia="宋体" w:hAnsi="Times New Roman" w:cs="Times New Roman"/>
          <w:sz w:val="18"/>
          <w:szCs w:val="18"/>
        </w:rPr>
        <w:t>,</w:t>
      </w:r>
      <w:r w:rsidR="00877758"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2008,</w:t>
      </w:r>
      <w:r w:rsidR="00877758"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29(10):</w:t>
      </w:r>
      <w:r w:rsidR="00877758"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29-33.</w:t>
      </w:r>
    </w:p>
    <w:p w14:paraId="6463B8E3" w14:textId="77777777" w:rsidR="002D7329" w:rsidRPr="000558B4" w:rsidRDefault="00772A79" w:rsidP="0031162D">
      <w:pPr>
        <w:tabs>
          <w:tab w:val="left" w:pos="600"/>
        </w:tabs>
        <w:autoSpaceDE w:val="0"/>
        <w:autoSpaceDN w:val="0"/>
        <w:adjustRightInd w:val="0"/>
        <w:snapToGrid w:val="0"/>
        <w:spacing w:beforeLines="50" w:before="156"/>
        <w:rPr>
          <w:rFonts w:ascii="Times New Roman" w:eastAsia="宋体" w:hAnsi="Times New Roman" w:cs="Times New Roman"/>
          <w:sz w:val="18"/>
          <w:szCs w:val="18"/>
        </w:rPr>
      </w:pPr>
      <w:r w:rsidRPr="000558B4">
        <w:rPr>
          <w:rFonts w:ascii="Times New Roman" w:eastAsia="宋体" w:hAnsi="Times New Roman" w:cs="Times New Roman"/>
          <w:sz w:val="18"/>
          <w:szCs w:val="18"/>
        </w:rPr>
        <w:t>HU Zhengyu,</w:t>
      </w:r>
      <w:r w:rsidR="00877758"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YU Haifeng.</w:t>
      </w:r>
      <w:r w:rsidR="00877758"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Fitting and forecasting the silk size curve</w:t>
      </w:r>
      <w:r w:rsidR="00877758"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[J].</w:t>
      </w:r>
      <w:r w:rsidR="00877758"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Journal of Textile Research,</w:t>
      </w:r>
      <w:r w:rsidR="00877758"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2008,</w:t>
      </w:r>
      <w:r w:rsidR="00877758"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29(10):</w:t>
      </w:r>
      <w:r w:rsidR="00877758"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29-33.</w:t>
      </w:r>
    </w:p>
    <w:p w14:paraId="60B8CBE2" w14:textId="77777777" w:rsidR="002D7329" w:rsidRPr="000558B4" w:rsidRDefault="00772A79" w:rsidP="0031162D">
      <w:pPr>
        <w:tabs>
          <w:tab w:val="left" w:pos="600"/>
        </w:tabs>
        <w:autoSpaceDE w:val="0"/>
        <w:autoSpaceDN w:val="0"/>
        <w:adjustRightInd w:val="0"/>
        <w:snapToGrid w:val="0"/>
        <w:spacing w:beforeLines="50" w:before="156"/>
        <w:rPr>
          <w:rFonts w:ascii="Times New Roman" w:eastAsia="宋体" w:hAnsi="Times New Roman" w:cs="Times New Roman"/>
          <w:sz w:val="18"/>
          <w:szCs w:val="18"/>
        </w:rPr>
      </w:pPr>
      <w:r w:rsidRPr="000558B4">
        <w:rPr>
          <w:rFonts w:ascii="Times New Roman" w:eastAsia="宋体" w:hAnsi="Times New Roman" w:cs="Times New Roman"/>
          <w:sz w:val="18"/>
          <w:szCs w:val="18"/>
        </w:rPr>
        <w:t>[</w:t>
      </w:r>
      <w:r w:rsidR="006E23F4" w:rsidRPr="000558B4">
        <w:rPr>
          <w:rFonts w:ascii="Times New Roman" w:eastAsia="宋体" w:hAnsi="Times New Roman" w:cs="Times New Roman"/>
          <w:sz w:val="18"/>
          <w:szCs w:val="18"/>
        </w:rPr>
        <w:t>19</w:t>
      </w:r>
      <w:r w:rsidRPr="000558B4">
        <w:rPr>
          <w:rFonts w:ascii="Times New Roman" w:eastAsia="宋体" w:hAnsi="Times New Roman" w:cs="Times New Roman"/>
          <w:sz w:val="18"/>
          <w:szCs w:val="18"/>
        </w:rPr>
        <w:t>]</w:t>
      </w:r>
      <w:r w:rsidRPr="000558B4">
        <w:rPr>
          <w:rFonts w:ascii="Times New Roman" w:eastAsia="宋体" w:hAnsi="Times New Roman" w:cs="Times New Roman"/>
          <w:sz w:val="18"/>
          <w:szCs w:val="18"/>
        </w:rPr>
        <w:t>唐映珊</w:t>
      </w:r>
      <w:r w:rsidRPr="000558B4">
        <w:rPr>
          <w:rFonts w:ascii="Times New Roman" w:eastAsia="宋体" w:hAnsi="Times New Roman" w:cs="Times New Roman"/>
          <w:sz w:val="18"/>
          <w:szCs w:val="18"/>
        </w:rPr>
        <w:t>,</w:t>
      </w:r>
      <w:r w:rsidR="00877758"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陆鹏祥</w:t>
      </w:r>
      <w:r w:rsidRPr="000558B4">
        <w:rPr>
          <w:rFonts w:ascii="Times New Roman" w:eastAsia="宋体" w:hAnsi="Times New Roman" w:cs="Times New Roman"/>
          <w:sz w:val="18"/>
          <w:szCs w:val="18"/>
        </w:rPr>
        <w:t>.</w:t>
      </w:r>
      <w:r w:rsidR="00877758"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利用经验公式预测茧丝纤度和粒茧丝长</w:t>
      </w:r>
      <w:r w:rsidRPr="000558B4">
        <w:rPr>
          <w:rFonts w:ascii="Times New Roman" w:eastAsia="宋体" w:hAnsi="Times New Roman" w:cs="Times New Roman"/>
          <w:sz w:val="18"/>
          <w:szCs w:val="18"/>
        </w:rPr>
        <w:t>[J].</w:t>
      </w:r>
      <w:r w:rsidR="00877758"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广西蚕业</w:t>
      </w:r>
      <w:r w:rsidRPr="000558B4">
        <w:rPr>
          <w:rFonts w:ascii="Times New Roman" w:eastAsia="宋体" w:hAnsi="Times New Roman" w:cs="Times New Roman"/>
          <w:sz w:val="18"/>
          <w:szCs w:val="18"/>
        </w:rPr>
        <w:t>,</w:t>
      </w:r>
      <w:r w:rsidR="00877758"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2010,</w:t>
      </w:r>
      <w:r w:rsidR="00877758"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47(2):</w:t>
      </w:r>
      <w:r w:rsidR="00877758"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62-66.</w:t>
      </w:r>
    </w:p>
    <w:p w14:paraId="2C727AC3" w14:textId="77777777" w:rsidR="002D7329" w:rsidRPr="000558B4" w:rsidRDefault="00772A79" w:rsidP="0031162D">
      <w:pPr>
        <w:tabs>
          <w:tab w:val="left" w:pos="600"/>
        </w:tabs>
        <w:autoSpaceDE w:val="0"/>
        <w:autoSpaceDN w:val="0"/>
        <w:adjustRightInd w:val="0"/>
        <w:snapToGrid w:val="0"/>
        <w:spacing w:beforeLines="50" w:before="156"/>
        <w:rPr>
          <w:rFonts w:ascii="Times New Roman" w:eastAsia="宋体" w:hAnsi="Times New Roman" w:cs="Times New Roman"/>
          <w:sz w:val="18"/>
          <w:szCs w:val="18"/>
        </w:rPr>
      </w:pPr>
      <w:r w:rsidRPr="000558B4">
        <w:rPr>
          <w:rFonts w:ascii="Times New Roman" w:eastAsia="宋体" w:hAnsi="Times New Roman" w:cs="Times New Roman"/>
          <w:sz w:val="18"/>
          <w:szCs w:val="18"/>
        </w:rPr>
        <w:t>TANG Yingshan,</w:t>
      </w:r>
      <w:r w:rsidR="00877758"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LU Pengxiang. The forecast for length and size of cocoon filament by the empirical formula</w:t>
      </w:r>
      <w:r w:rsidR="00877758"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[J].</w:t>
      </w:r>
      <w:r w:rsidR="00877758"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Guangxi Sericulture,</w:t>
      </w:r>
      <w:r w:rsidR="00877758"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2010,</w:t>
      </w:r>
      <w:r w:rsidR="00877758"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47(2):</w:t>
      </w:r>
      <w:r w:rsidR="00877758"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62-66.</w:t>
      </w:r>
    </w:p>
    <w:p w14:paraId="3EDC66A1" w14:textId="77777777" w:rsidR="002D7329" w:rsidRPr="000558B4" w:rsidRDefault="00772A79" w:rsidP="0031162D">
      <w:pPr>
        <w:tabs>
          <w:tab w:val="left" w:pos="600"/>
        </w:tabs>
        <w:autoSpaceDE w:val="0"/>
        <w:autoSpaceDN w:val="0"/>
        <w:adjustRightInd w:val="0"/>
        <w:snapToGrid w:val="0"/>
        <w:spacing w:beforeLines="50" w:before="156"/>
        <w:rPr>
          <w:rFonts w:ascii="Times New Roman" w:eastAsia="宋体" w:hAnsi="Times New Roman" w:cs="Times New Roman"/>
          <w:sz w:val="18"/>
          <w:szCs w:val="18"/>
        </w:rPr>
      </w:pPr>
      <w:r w:rsidRPr="000558B4">
        <w:rPr>
          <w:rFonts w:ascii="Times New Roman" w:eastAsia="宋体" w:hAnsi="Times New Roman" w:cs="Times New Roman"/>
          <w:sz w:val="18"/>
          <w:szCs w:val="18"/>
        </w:rPr>
        <w:t>[</w:t>
      </w:r>
      <w:r w:rsidR="006E23F4" w:rsidRPr="000558B4">
        <w:rPr>
          <w:rFonts w:ascii="Times New Roman" w:eastAsia="宋体" w:hAnsi="Times New Roman" w:cs="Times New Roman"/>
          <w:sz w:val="18"/>
          <w:szCs w:val="18"/>
        </w:rPr>
        <w:t>20</w:t>
      </w:r>
      <w:r w:rsidRPr="000558B4">
        <w:rPr>
          <w:rFonts w:ascii="Times New Roman" w:eastAsia="宋体" w:hAnsi="Times New Roman" w:cs="Times New Roman"/>
          <w:sz w:val="18"/>
          <w:szCs w:val="18"/>
        </w:rPr>
        <w:t>]</w:t>
      </w:r>
      <w:r w:rsidRPr="000558B4">
        <w:rPr>
          <w:rFonts w:ascii="Times New Roman" w:eastAsia="宋体" w:hAnsi="Times New Roman" w:cs="Times New Roman"/>
          <w:sz w:val="18"/>
          <w:szCs w:val="18"/>
        </w:rPr>
        <w:t>张淑娜</w:t>
      </w:r>
      <w:r w:rsidRPr="000558B4">
        <w:rPr>
          <w:rFonts w:ascii="Times New Roman" w:eastAsia="宋体" w:hAnsi="Times New Roman" w:cs="Times New Roman"/>
          <w:sz w:val="18"/>
          <w:szCs w:val="18"/>
        </w:rPr>
        <w:t>,</w:t>
      </w:r>
      <w:r w:rsidR="00877758"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姚跃飞</w:t>
      </w:r>
      <w:r w:rsidRPr="000558B4">
        <w:rPr>
          <w:rFonts w:ascii="Times New Roman" w:eastAsia="宋体" w:hAnsi="Times New Roman" w:cs="Times New Roman"/>
          <w:sz w:val="18"/>
          <w:szCs w:val="18"/>
        </w:rPr>
        <w:t>,</w:t>
      </w:r>
      <w:r w:rsidR="00877758"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张晓光</w:t>
      </w:r>
      <w:r w:rsidRPr="000558B4">
        <w:rPr>
          <w:rFonts w:ascii="Times New Roman" w:eastAsia="宋体" w:hAnsi="Times New Roman" w:cs="Times New Roman"/>
          <w:sz w:val="18"/>
          <w:szCs w:val="18"/>
        </w:rPr>
        <w:t>,</w:t>
      </w:r>
      <w:r w:rsidR="00877758"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等</w:t>
      </w:r>
      <w:r w:rsidRPr="000558B4">
        <w:rPr>
          <w:rFonts w:ascii="Times New Roman" w:eastAsia="宋体" w:hAnsi="Times New Roman" w:cs="Times New Roman"/>
          <w:sz w:val="18"/>
          <w:szCs w:val="18"/>
        </w:rPr>
        <w:t>.</w:t>
      </w:r>
      <w:bookmarkStart w:id="274" w:name="OLE_LINK3"/>
      <w:bookmarkStart w:id="275" w:name="OLE_LINK4"/>
      <w:r w:rsidR="00877758"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定纤自动缫丝机的计算机模拟系统设计</w:t>
      </w:r>
      <w:bookmarkEnd w:id="274"/>
      <w:bookmarkEnd w:id="275"/>
      <w:r w:rsidRPr="000558B4">
        <w:rPr>
          <w:rFonts w:ascii="Times New Roman" w:eastAsia="宋体" w:hAnsi="Times New Roman" w:cs="Times New Roman"/>
          <w:sz w:val="18"/>
          <w:szCs w:val="18"/>
        </w:rPr>
        <w:t>[J].</w:t>
      </w:r>
      <w:r w:rsidR="00877758"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丝绸</w:t>
      </w:r>
      <w:r w:rsidRPr="000558B4">
        <w:rPr>
          <w:rFonts w:ascii="Times New Roman" w:eastAsia="宋体" w:hAnsi="Times New Roman" w:cs="Times New Roman"/>
          <w:sz w:val="18"/>
          <w:szCs w:val="18"/>
        </w:rPr>
        <w:t>,</w:t>
      </w:r>
      <w:r w:rsidR="00877758" w:rsidRPr="000558B4">
        <w:rPr>
          <w:rFonts w:ascii="Times New Roman" w:eastAsia="宋体" w:hAnsi="Times New Roman" w:cs="Times New Roman"/>
          <w:sz w:val="18"/>
          <w:szCs w:val="18"/>
        </w:rPr>
        <w:t xml:space="preserve"> 2005</w:t>
      </w:r>
      <w:r w:rsidRPr="000558B4">
        <w:rPr>
          <w:rFonts w:ascii="Times New Roman" w:eastAsia="宋体" w:hAnsi="Times New Roman" w:cs="Times New Roman"/>
          <w:sz w:val="18"/>
          <w:szCs w:val="18"/>
        </w:rPr>
        <w:t>(10):</w:t>
      </w:r>
      <w:r w:rsidR="00877758"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19-21.</w:t>
      </w:r>
    </w:p>
    <w:p w14:paraId="2859F586" w14:textId="77777777" w:rsidR="002D7329" w:rsidRPr="000558B4" w:rsidRDefault="00772A79" w:rsidP="0031162D">
      <w:pPr>
        <w:tabs>
          <w:tab w:val="left" w:pos="600"/>
        </w:tabs>
        <w:autoSpaceDE w:val="0"/>
        <w:autoSpaceDN w:val="0"/>
        <w:adjustRightInd w:val="0"/>
        <w:snapToGrid w:val="0"/>
        <w:spacing w:beforeLines="50" w:before="156"/>
        <w:rPr>
          <w:rFonts w:ascii="Times New Roman" w:eastAsia="宋体" w:hAnsi="Times New Roman" w:cs="Times New Roman"/>
          <w:sz w:val="18"/>
          <w:szCs w:val="18"/>
        </w:rPr>
      </w:pPr>
      <w:r w:rsidRPr="000558B4">
        <w:rPr>
          <w:rFonts w:ascii="Times New Roman" w:eastAsia="宋体" w:hAnsi="Times New Roman" w:cs="Times New Roman"/>
          <w:sz w:val="18"/>
          <w:szCs w:val="18"/>
        </w:rPr>
        <w:t>ZHANG Shuna,</w:t>
      </w:r>
      <w:r w:rsidR="00877758"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YAO Yuefei,</w:t>
      </w:r>
      <w:r w:rsidR="00877758"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ZHANG Xiaoguang,</w:t>
      </w:r>
      <w:r w:rsidR="00877758"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et al.</w:t>
      </w:r>
      <w:r w:rsidR="00877758"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Design of computer simulation system for automatic reeling with fixed size</w:t>
      </w:r>
      <w:r w:rsidR="00877758"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[J].</w:t>
      </w:r>
      <w:r w:rsidR="00877758" w:rsidRPr="000558B4">
        <w:rPr>
          <w:rFonts w:ascii="Times New Roman" w:eastAsia="宋体" w:hAnsi="Times New Roman" w:cs="Times New Roman"/>
          <w:sz w:val="18"/>
          <w:szCs w:val="18"/>
        </w:rPr>
        <w:t xml:space="preserve"> Journal of Silk,2005</w:t>
      </w:r>
      <w:r w:rsidRPr="000558B4">
        <w:rPr>
          <w:rFonts w:ascii="Times New Roman" w:eastAsia="宋体" w:hAnsi="Times New Roman" w:cs="Times New Roman"/>
          <w:sz w:val="18"/>
          <w:szCs w:val="18"/>
        </w:rPr>
        <w:t>(10):</w:t>
      </w:r>
      <w:r w:rsidR="00877758"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19-21.</w:t>
      </w:r>
    </w:p>
    <w:p w14:paraId="1E2CD0A7" w14:textId="77777777" w:rsidR="002D7329" w:rsidRPr="000558B4" w:rsidRDefault="00772A79" w:rsidP="0031162D">
      <w:pPr>
        <w:tabs>
          <w:tab w:val="left" w:pos="600"/>
        </w:tabs>
        <w:autoSpaceDE w:val="0"/>
        <w:autoSpaceDN w:val="0"/>
        <w:adjustRightInd w:val="0"/>
        <w:snapToGrid w:val="0"/>
        <w:spacing w:beforeLines="50" w:before="156"/>
        <w:rPr>
          <w:rFonts w:ascii="Times New Roman" w:eastAsia="宋体" w:hAnsi="Times New Roman" w:cs="Times New Roman"/>
          <w:sz w:val="18"/>
          <w:szCs w:val="18"/>
        </w:rPr>
      </w:pPr>
      <w:r w:rsidRPr="000558B4">
        <w:rPr>
          <w:rFonts w:ascii="Times New Roman" w:eastAsia="宋体" w:hAnsi="Times New Roman" w:cs="Times New Roman"/>
          <w:sz w:val="18"/>
          <w:szCs w:val="18"/>
        </w:rPr>
        <w:t>[</w:t>
      </w:r>
      <w:r w:rsidR="006E23F4" w:rsidRPr="000558B4">
        <w:rPr>
          <w:rFonts w:ascii="Times New Roman" w:eastAsia="宋体" w:hAnsi="Times New Roman" w:cs="Times New Roman"/>
          <w:sz w:val="18"/>
          <w:szCs w:val="18"/>
        </w:rPr>
        <w:t>21</w:t>
      </w:r>
      <w:r w:rsidRPr="000558B4">
        <w:rPr>
          <w:rFonts w:ascii="Times New Roman" w:eastAsia="宋体" w:hAnsi="Times New Roman" w:cs="Times New Roman"/>
          <w:sz w:val="18"/>
          <w:szCs w:val="18"/>
        </w:rPr>
        <w:t>]</w:t>
      </w:r>
      <w:r w:rsidRPr="000558B4">
        <w:rPr>
          <w:rFonts w:ascii="Times New Roman" w:eastAsia="宋体" w:hAnsi="Times New Roman" w:cs="Times New Roman"/>
          <w:sz w:val="18"/>
          <w:szCs w:val="18"/>
        </w:rPr>
        <w:t>罗军</w:t>
      </w:r>
      <w:r w:rsidRPr="000558B4">
        <w:rPr>
          <w:rFonts w:ascii="Times New Roman" w:eastAsia="宋体" w:hAnsi="Times New Roman" w:cs="Times New Roman"/>
          <w:sz w:val="18"/>
          <w:szCs w:val="18"/>
        </w:rPr>
        <w:t>.</w:t>
      </w:r>
      <w:r w:rsidR="00877758"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定粒生丝纤度管理研究</w:t>
      </w:r>
      <w:r w:rsidRPr="000558B4">
        <w:rPr>
          <w:rFonts w:ascii="Times New Roman" w:eastAsia="宋体" w:hAnsi="Times New Roman" w:cs="Times New Roman"/>
          <w:sz w:val="18"/>
          <w:szCs w:val="18"/>
        </w:rPr>
        <w:t>[D].</w:t>
      </w:r>
      <w:r w:rsidR="00877758"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苏州</w:t>
      </w:r>
      <w:r w:rsidRPr="000558B4">
        <w:rPr>
          <w:rFonts w:ascii="Times New Roman" w:eastAsia="宋体" w:hAnsi="Times New Roman" w:cs="Times New Roman"/>
          <w:sz w:val="18"/>
          <w:szCs w:val="18"/>
        </w:rPr>
        <w:t>:</w:t>
      </w:r>
      <w:r w:rsidR="00877758"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苏州大学</w:t>
      </w:r>
      <w:r w:rsidRPr="000558B4">
        <w:rPr>
          <w:rFonts w:ascii="Times New Roman" w:eastAsia="宋体" w:hAnsi="Times New Roman" w:cs="Times New Roman"/>
          <w:sz w:val="18"/>
          <w:szCs w:val="18"/>
        </w:rPr>
        <w:t>,</w:t>
      </w:r>
      <w:r w:rsidR="00877758"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2002.</w:t>
      </w:r>
    </w:p>
    <w:p w14:paraId="384D4845" w14:textId="77777777" w:rsidR="002D7329" w:rsidRPr="000558B4" w:rsidRDefault="00772A79" w:rsidP="0031162D">
      <w:pPr>
        <w:tabs>
          <w:tab w:val="left" w:pos="600"/>
        </w:tabs>
        <w:autoSpaceDE w:val="0"/>
        <w:autoSpaceDN w:val="0"/>
        <w:adjustRightInd w:val="0"/>
        <w:snapToGrid w:val="0"/>
        <w:spacing w:beforeLines="50" w:before="156"/>
        <w:rPr>
          <w:rFonts w:ascii="Times New Roman" w:eastAsia="宋体" w:hAnsi="Times New Roman" w:cs="Times New Roman"/>
          <w:sz w:val="18"/>
          <w:szCs w:val="18"/>
        </w:rPr>
      </w:pPr>
      <w:r w:rsidRPr="000558B4">
        <w:rPr>
          <w:rFonts w:ascii="Times New Roman" w:eastAsia="宋体" w:hAnsi="Times New Roman" w:cs="Times New Roman"/>
          <w:sz w:val="18"/>
          <w:szCs w:val="18"/>
        </w:rPr>
        <w:t>LUO Jun.</w:t>
      </w:r>
      <w:r w:rsidR="00877758"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 xml:space="preserve">Study on Management of </w:t>
      </w:r>
      <w:r w:rsidR="00B10973">
        <w:rPr>
          <w:rFonts w:ascii="Times New Roman" w:eastAsia="宋体" w:hAnsi="Times New Roman" w:cs="Times New Roman" w:hint="eastAsia"/>
          <w:sz w:val="18"/>
          <w:szCs w:val="18"/>
        </w:rPr>
        <w:t>R</w:t>
      </w:r>
      <w:r w:rsidRPr="000558B4">
        <w:rPr>
          <w:rFonts w:ascii="Times New Roman" w:eastAsia="宋体" w:hAnsi="Times New Roman" w:cs="Times New Roman"/>
          <w:sz w:val="18"/>
          <w:szCs w:val="18"/>
        </w:rPr>
        <w:t xml:space="preserve">aw </w:t>
      </w:r>
      <w:r w:rsidR="00B10973">
        <w:rPr>
          <w:rFonts w:ascii="Times New Roman" w:eastAsia="宋体" w:hAnsi="Times New Roman" w:cs="Times New Roman" w:hint="eastAsia"/>
          <w:sz w:val="18"/>
          <w:szCs w:val="18"/>
        </w:rPr>
        <w:t>S</w:t>
      </w:r>
      <w:r w:rsidRPr="000558B4">
        <w:rPr>
          <w:rFonts w:ascii="Times New Roman" w:eastAsia="宋体" w:hAnsi="Times New Roman" w:cs="Times New Roman"/>
          <w:sz w:val="18"/>
          <w:szCs w:val="18"/>
        </w:rPr>
        <w:t xml:space="preserve">ilk </w:t>
      </w:r>
      <w:r w:rsidR="00B10973">
        <w:rPr>
          <w:rFonts w:ascii="Times New Roman" w:eastAsia="宋体" w:hAnsi="Times New Roman" w:cs="Times New Roman" w:hint="eastAsia"/>
          <w:sz w:val="18"/>
          <w:szCs w:val="18"/>
        </w:rPr>
        <w:t>S</w:t>
      </w:r>
      <w:r w:rsidRPr="000558B4">
        <w:rPr>
          <w:rFonts w:ascii="Times New Roman" w:eastAsia="宋体" w:hAnsi="Times New Roman" w:cs="Times New Roman"/>
          <w:sz w:val="18"/>
          <w:szCs w:val="18"/>
        </w:rPr>
        <w:t xml:space="preserve">ize in </w:t>
      </w:r>
      <w:r w:rsidR="00B10973">
        <w:rPr>
          <w:rFonts w:ascii="Times New Roman" w:eastAsia="宋体" w:hAnsi="Times New Roman" w:cs="Times New Roman" w:hint="eastAsia"/>
          <w:sz w:val="18"/>
          <w:szCs w:val="18"/>
        </w:rPr>
        <w:t>F</w:t>
      </w:r>
      <w:r w:rsidRPr="000558B4">
        <w:rPr>
          <w:rFonts w:ascii="Times New Roman" w:eastAsia="宋体" w:hAnsi="Times New Roman" w:cs="Times New Roman"/>
          <w:sz w:val="18"/>
          <w:szCs w:val="18"/>
        </w:rPr>
        <w:t xml:space="preserve">ixed </w:t>
      </w:r>
      <w:r w:rsidR="00B10973">
        <w:rPr>
          <w:rFonts w:ascii="Times New Roman" w:eastAsia="宋体" w:hAnsi="Times New Roman" w:cs="Times New Roman" w:hint="eastAsia"/>
          <w:sz w:val="18"/>
          <w:szCs w:val="18"/>
        </w:rPr>
        <w:t>C</w:t>
      </w:r>
      <w:r w:rsidRPr="000558B4">
        <w:rPr>
          <w:rFonts w:ascii="Times New Roman" w:eastAsia="宋体" w:hAnsi="Times New Roman" w:cs="Times New Roman"/>
          <w:sz w:val="18"/>
          <w:szCs w:val="18"/>
        </w:rPr>
        <w:t xml:space="preserve">ocoon </w:t>
      </w:r>
      <w:r w:rsidR="00B10973">
        <w:rPr>
          <w:rFonts w:ascii="Times New Roman" w:eastAsia="宋体" w:hAnsi="Times New Roman" w:cs="Times New Roman" w:hint="eastAsia"/>
          <w:sz w:val="18"/>
          <w:szCs w:val="18"/>
        </w:rPr>
        <w:t>N</w:t>
      </w:r>
      <w:r w:rsidRPr="000558B4">
        <w:rPr>
          <w:rFonts w:ascii="Times New Roman" w:eastAsia="宋体" w:hAnsi="Times New Roman" w:cs="Times New Roman"/>
          <w:sz w:val="18"/>
          <w:szCs w:val="18"/>
        </w:rPr>
        <w:t xml:space="preserve">umber </w:t>
      </w:r>
      <w:r w:rsidR="00B10973">
        <w:rPr>
          <w:rFonts w:ascii="Times New Roman" w:eastAsia="宋体" w:hAnsi="Times New Roman" w:cs="Times New Roman" w:hint="eastAsia"/>
          <w:sz w:val="18"/>
          <w:szCs w:val="18"/>
        </w:rPr>
        <w:t>R</w:t>
      </w:r>
      <w:r w:rsidRPr="000558B4">
        <w:rPr>
          <w:rFonts w:ascii="Times New Roman" w:eastAsia="宋体" w:hAnsi="Times New Roman" w:cs="Times New Roman"/>
          <w:sz w:val="18"/>
          <w:szCs w:val="18"/>
        </w:rPr>
        <w:t xml:space="preserve">eeling </w:t>
      </w:r>
      <w:r w:rsidR="00B10973">
        <w:rPr>
          <w:rFonts w:ascii="Times New Roman" w:eastAsia="宋体" w:hAnsi="Times New Roman" w:cs="Times New Roman" w:hint="eastAsia"/>
          <w:sz w:val="18"/>
          <w:szCs w:val="18"/>
        </w:rPr>
        <w:t>P</w:t>
      </w:r>
      <w:r w:rsidRPr="000558B4">
        <w:rPr>
          <w:rFonts w:ascii="Times New Roman" w:eastAsia="宋体" w:hAnsi="Times New Roman" w:cs="Times New Roman"/>
          <w:sz w:val="18"/>
          <w:szCs w:val="18"/>
        </w:rPr>
        <w:t>rocess</w:t>
      </w:r>
      <w:r w:rsidR="00877758"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[D].</w:t>
      </w:r>
      <w:r w:rsidR="00877758"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Suzhou:</w:t>
      </w:r>
      <w:r w:rsidR="00877758"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Soochow University,</w:t>
      </w:r>
      <w:r w:rsidR="00877758"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2002.</w:t>
      </w:r>
    </w:p>
    <w:p w14:paraId="07DA625A" w14:textId="77777777" w:rsidR="002D7329" w:rsidRPr="000558B4" w:rsidRDefault="00772A79" w:rsidP="0031162D">
      <w:pPr>
        <w:tabs>
          <w:tab w:val="left" w:pos="600"/>
        </w:tabs>
        <w:autoSpaceDE w:val="0"/>
        <w:autoSpaceDN w:val="0"/>
        <w:adjustRightInd w:val="0"/>
        <w:snapToGrid w:val="0"/>
        <w:spacing w:beforeLines="50" w:before="156"/>
        <w:rPr>
          <w:rFonts w:ascii="Times New Roman" w:eastAsia="宋体" w:hAnsi="Times New Roman" w:cs="Times New Roman"/>
          <w:sz w:val="18"/>
          <w:szCs w:val="18"/>
        </w:rPr>
      </w:pPr>
      <w:r w:rsidRPr="000558B4">
        <w:rPr>
          <w:rFonts w:ascii="Times New Roman" w:eastAsia="宋体" w:hAnsi="Times New Roman" w:cs="Times New Roman"/>
          <w:sz w:val="18"/>
          <w:szCs w:val="18"/>
        </w:rPr>
        <w:t>[</w:t>
      </w:r>
      <w:r w:rsidR="006E23F4" w:rsidRPr="000558B4">
        <w:rPr>
          <w:rFonts w:ascii="Times New Roman" w:eastAsia="宋体" w:hAnsi="Times New Roman" w:cs="Times New Roman"/>
          <w:sz w:val="18"/>
          <w:szCs w:val="18"/>
        </w:rPr>
        <w:t>22</w:t>
      </w:r>
      <w:r w:rsidRPr="000558B4">
        <w:rPr>
          <w:rFonts w:ascii="Times New Roman" w:eastAsia="宋体" w:hAnsi="Times New Roman" w:cs="Times New Roman"/>
          <w:sz w:val="18"/>
          <w:szCs w:val="18"/>
        </w:rPr>
        <w:t>]</w:t>
      </w:r>
      <w:r w:rsidRPr="000558B4">
        <w:rPr>
          <w:rFonts w:ascii="Times New Roman" w:eastAsia="宋体" w:hAnsi="Times New Roman" w:cs="Times New Roman"/>
          <w:sz w:val="18"/>
          <w:szCs w:val="18"/>
        </w:rPr>
        <w:t>吴春丽</w:t>
      </w:r>
      <w:r w:rsidRPr="000558B4">
        <w:rPr>
          <w:rFonts w:ascii="Times New Roman" w:eastAsia="宋体" w:hAnsi="Times New Roman" w:cs="Times New Roman"/>
          <w:sz w:val="18"/>
          <w:szCs w:val="18"/>
        </w:rPr>
        <w:t>.</w:t>
      </w:r>
      <w:r w:rsidR="00877758"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定粒配茧缫丝的建模及模拟研究</w:t>
      </w:r>
      <w:r w:rsidRPr="000558B4">
        <w:rPr>
          <w:rFonts w:ascii="Times New Roman" w:eastAsia="宋体" w:hAnsi="Times New Roman" w:cs="Times New Roman"/>
          <w:sz w:val="18"/>
          <w:szCs w:val="18"/>
        </w:rPr>
        <w:t>[D].</w:t>
      </w:r>
      <w:r w:rsidR="00877758"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苏州</w:t>
      </w:r>
      <w:r w:rsidRPr="000558B4">
        <w:rPr>
          <w:rFonts w:ascii="Times New Roman" w:eastAsia="宋体" w:hAnsi="Times New Roman" w:cs="Times New Roman"/>
          <w:sz w:val="18"/>
          <w:szCs w:val="18"/>
        </w:rPr>
        <w:t>:</w:t>
      </w:r>
      <w:r w:rsidR="00877758"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苏州大学</w:t>
      </w:r>
      <w:r w:rsidRPr="000558B4">
        <w:rPr>
          <w:rFonts w:ascii="Times New Roman" w:eastAsia="宋体" w:hAnsi="Times New Roman" w:cs="Times New Roman"/>
          <w:sz w:val="18"/>
          <w:szCs w:val="18"/>
        </w:rPr>
        <w:t>,</w:t>
      </w:r>
      <w:r w:rsidR="00877758"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2005.</w:t>
      </w:r>
    </w:p>
    <w:p w14:paraId="5FFBBDA8" w14:textId="77777777" w:rsidR="002D7329" w:rsidRPr="000558B4" w:rsidRDefault="00772A79" w:rsidP="0031162D">
      <w:pPr>
        <w:tabs>
          <w:tab w:val="left" w:pos="600"/>
        </w:tabs>
        <w:autoSpaceDE w:val="0"/>
        <w:autoSpaceDN w:val="0"/>
        <w:adjustRightInd w:val="0"/>
        <w:snapToGrid w:val="0"/>
        <w:spacing w:beforeLines="50" w:before="156"/>
        <w:rPr>
          <w:rFonts w:ascii="Times New Roman" w:eastAsia="宋体" w:hAnsi="Times New Roman" w:cs="Times New Roman"/>
          <w:sz w:val="18"/>
          <w:szCs w:val="18"/>
        </w:rPr>
      </w:pPr>
      <w:r w:rsidRPr="000558B4">
        <w:rPr>
          <w:rFonts w:ascii="Times New Roman" w:eastAsia="宋体" w:hAnsi="Times New Roman" w:cs="Times New Roman"/>
          <w:sz w:val="18"/>
          <w:szCs w:val="18"/>
        </w:rPr>
        <w:t>WU Chunli.</w:t>
      </w:r>
      <w:r w:rsidR="00877758"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 xml:space="preserve">The </w:t>
      </w:r>
      <w:r w:rsidR="00B10973">
        <w:rPr>
          <w:rFonts w:ascii="Times New Roman" w:eastAsia="宋体" w:hAnsi="Times New Roman" w:cs="Times New Roman" w:hint="eastAsia"/>
          <w:sz w:val="18"/>
          <w:szCs w:val="18"/>
        </w:rPr>
        <w:t>S</w:t>
      </w:r>
      <w:r w:rsidRPr="000558B4">
        <w:rPr>
          <w:rFonts w:ascii="Times New Roman" w:eastAsia="宋体" w:hAnsi="Times New Roman" w:cs="Times New Roman"/>
          <w:sz w:val="18"/>
          <w:szCs w:val="18"/>
        </w:rPr>
        <w:t xml:space="preserve">tudy on Modeling and </w:t>
      </w:r>
      <w:r w:rsidR="00B10973">
        <w:rPr>
          <w:rFonts w:ascii="Times New Roman" w:eastAsia="宋体" w:hAnsi="Times New Roman" w:cs="Times New Roman" w:hint="eastAsia"/>
          <w:sz w:val="18"/>
          <w:szCs w:val="18"/>
        </w:rPr>
        <w:t>S</w:t>
      </w:r>
      <w:r w:rsidRPr="000558B4">
        <w:rPr>
          <w:rFonts w:ascii="Times New Roman" w:eastAsia="宋体" w:hAnsi="Times New Roman" w:cs="Times New Roman"/>
          <w:sz w:val="18"/>
          <w:szCs w:val="18"/>
        </w:rPr>
        <w:t xml:space="preserve">imulating of </w:t>
      </w:r>
      <w:r w:rsidR="00B10973">
        <w:rPr>
          <w:rFonts w:ascii="Times New Roman" w:eastAsia="宋体" w:hAnsi="Times New Roman" w:cs="Times New Roman" w:hint="eastAsia"/>
          <w:sz w:val="18"/>
          <w:szCs w:val="18"/>
        </w:rPr>
        <w:t>R</w:t>
      </w:r>
      <w:r w:rsidRPr="000558B4">
        <w:rPr>
          <w:rFonts w:ascii="Times New Roman" w:eastAsia="宋体" w:hAnsi="Times New Roman" w:cs="Times New Roman"/>
          <w:sz w:val="18"/>
          <w:szCs w:val="18"/>
        </w:rPr>
        <w:t xml:space="preserve">eeling </w:t>
      </w:r>
      <w:r w:rsidR="00B10973">
        <w:rPr>
          <w:rFonts w:ascii="Times New Roman" w:eastAsia="宋体" w:hAnsi="Times New Roman" w:cs="Times New Roman" w:hint="eastAsia"/>
          <w:sz w:val="18"/>
          <w:szCs w:val="18"/>
        </w:rPr>
        <w:t>P</w:t>
      </w:r>
      <w:r w:rsidRPr="000558B4">
        <w:rPr>
          <w:rFonts w:ascii="Times New Roman" w:eastAsia="宋体" w:hAnsi="Times New Roman" w:cs="Times New Roman"/>
          <w:sz w:val="18"/>
          <w:szCs w:val="18"/>
        </w:rPr>
        <w:t xml:space="preserve">rocess with </w:t>
      </w:r>
      <w:r w:rsidR="00B10973">
        <w:rPr>
          <w:rFonts w:ascii="Times New Roman" w:eastAsia="宋体" w:hAnsi="Times New Roman" w:cs="Times New Roman" w:hint="eastAsia"/>
          <w:sz w:val="18"/>
          <w:szCs w:val="18"/>
        </w:rPr>
        <w:t>F</w:t>
      </w:r>
      <w:r w:rsidRPr="000558B4">
        <w:rPr>
          <w:rFonts w:ascii="Times New Roman" w:eastAsia="宋体" w:hAnsi="Times New Roman" w:cs="Times New Roman"/>
          <w:sz w:val="18"/>
          <w:szCs w:val="18"/>
        </w:rPr>
        <w:t xml:space="preserve">ixed </w:t>
      </w:r>
      <w:r w:rsidR="00B10973">
        <w:rPr>
          <w:rFonts w:ascii="Times New Roman" w:eastAsia="宋体" w:hAnsi="Times New Roman" w:cs="Times New Roman" w:hint="eastAsia"/>
          <w:sz w:val="18"/>
          <w:szCs w:val="18"/>
        </w:rPr>
        <w:t>N</w:t>
      </w:r>
      <w:r w:rsidRPr="000558B4">
        <w:rPr>
          <w:rFonts w:ascii="Times New Roman" w:eastAsia="宋体" w:hAnsi="Times New Roman" w:cs="Times New Roman"/>
          <w:sz w:val="18"/>
          <w:szCs w:val="18"/>
        </w:rPr>
        <w:t xml:space="preserve">umber of Matched </w:t>
      </w:r>
      <w:r w:rsidR="00B10973">
        <w:rPr>
          <w:rFonts w:ascii="Times New Roman" w:eastAsia="宋体" w:hAnsi="Times New Roman" w:cs="Times New Roman" w:hint="eastAsia"/>
          <w:sz w:val="18"/>
          <w:szCs w:val="18"/>
        </w:rPr>
        <w:t>C</w:t>
      </w:r>
      <w:r w:rsidRPr="000558B4">
        <w:rPr>
          <w:rFonts w:ascii="Times New Roman" w:eastAsia="宋体" w:hAnsi="Times New Roman" w:cs="Times New Roman"/>
          <w:sz w:val="18"/>
          <w:szCs w:val="18"/>
        </w:rPr>
        <w:t>ocoons</w:t>
      </w:r>
      <w:r w:rsidR="00877758"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[D].</w:t>
      </w:r>
      <w:r w:rsidR="00877758"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Suzhou:Soochow University,</w:t>
      </w:r>
      <w:r w:rsidR="00877758"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2005.</w:t>
      </w:r>
    </w:p>
    <w:p w14:paraId="57A7C141" w14:textId="77777777" w:rsidR="002D7329" w:rsidRPr="000558B4" w:rsidRDefault="00772A79" w:rsidP="0031162D">
      <w:pPr>
        <w:tabs>
          <w:tab w:val="left" w:pos="600"/>
        </w:tabs>
        <w:autoSpaceDE w:val="0"/>
        <w:autoSpaceDN w:val="0"/>
        <w:adjustRightInd w:val="0"/>
        <w:snapToGrid w:val="0"/>
        <w:spacing w:beforeLines="50" w:before="156"/>
        <w:rPr>
          <w:rFonts w:ascii="Times New Roman" w:eastAsia="宋体" w:hAnsi="Times New Roman" w:cs="Times New Roman"/>
          <w:sz w:val="18"/>
          <w:szCs w:val="18"/>
        </w:rPr>
      </w:pPr>
      <w:r w:rsidRPr="000558B4">
        <w:rPr>
          <w:rFonts w:ascii="Times New Roman" w:eastAsia="宋体" w:hAnsi="Times New Roman" w:cs="Times New Roman"/>
          <w:sz w:val="18"/>
          <w:szCs w:val="18"/>
        </w:rPr>
        <w:t>[</w:t>
      </w:r>
      <w:r w:rsidR="006E23F4" w:rsidRPr="000558B4">
        <w:rPr>
          <w:rFonts w:ascii="Times New Roman" w:eastAsia="宋体" w:hAnsi="Times New Roman" w:cs="Times New Roman"/>
          <w:sz w:val="18"/>
          <w:szCs w:val="18"/>
        </w:rPr>
        <w:t>23</w:t>
      </w:r>
      <w:r w:rsidRPr="000558B4">
        <w:rPr>
          <w:rFonts w:ascii="Times New Roman" w:eastAsia="宋体" w:hAnsi="Times New Roman" w:cs="Times New Roman"/>
          <w:sz w:val="18"/>
          <w:szCs w:val="18"/>
        </w:rPr>
        <w:t>]</w:t>
      </w:r>
      <w:r w:rsidRPr="000558B4">
        <w:rPr>
          <w:rFonts w:ascii="Times New Roman" w:eastAsia="宋体" w:hAnsi="Times New Roman" w:cs="Times New Roman"/>
          <w:sz w:val="18"/>
          <w:szCs w:val="18"/>
        </w:rPr>
        <w:t>费万春</w:t>
      </w:r>
      <w:r w:rsidRPr="000558B4">
        <w:rPr>
          <w:rFonts w:ascii="Times New Roman" w:eastAsia="宋体" w:hAnsi="Times New Roman" w:cs="Times New Roman"/>
          <w:sz w:val="18"/>
          <w:szCs w:val="18"/>
        </w:rPr>
        <w:t>,</w:t>
      </w:r>
      <w:r w:rsidR="00877758"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罗军</w:t>
      </w:r>
      <w:r w:rsidRPr="000558B4">
        <w:rPr>
          <w:rFonts w:ascii="Times New Roman" w:eastAsia="宋体" w:hAnsi="Times New Roman" w:cs="Times New Roman"/>
          <w:sz w:val="18"/>
          <w:szCs w:val="18"/>
        </w:rPr>
        <w:t>,</w:t>
      </w:r>
      <w:r w:rsidR="00877758"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黎霞</w:t>
      </w:r>
      <w:r w:rsidRPr="000558B4">
        <w:rPr>
          <w:rFonts w:ascii="Times New Roman" w:eastAsia="宋体" w:hAnsi="Times New Roman" w:cs="Times New Roman"/>
          <w:sz w:val="18"/>
          <w:szCs w:val="18"/>
        </w:rPr>
        <w:t>,</w:t>
      </w:r>
      <w:r w:rsidR="00877758"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等</w:t>
      </w:r>
      <w:r w:rsidRPr="000558B4">
        <w:rPr>
          <w:rFonts w:ascii="Times New Roman" w:eastAsia="宋体" w:hAnsi="Times New Roman" w:cs="Times New Roman"/>
          <w:sz w:val="18"/>
          <w:szCs w:val="18"/>
        </w:rPr>
        <w:t>.</w:t>
      </w:r>
      <w:bookmarkStart w:id="276" w:name="_Hlk507853880"/>
      <w:r w:rsidR="00877758"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茧丝纤度序列长度的变换方法</w:t>
      </w:r>
      <w:bookmarkEnd w:id="276"/>
      <w:r w:rsidRPr="000558B4">
        <w:rPr>
          <w:rFonts w:ascii="Times New Roman" w:eastAsia="宋体" w:hAnsi="Times New Roman" w:cs="Times New Roman"/>
          <w:sz w:val="18"/>
          <w:szCs w:val="18"/>
        </w:rPr>
        <w:t>[J].</w:t>
      </w:r>
      <w:r w:rsidR="00877758"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苏州大学学报</w:t>
      </w:r>
      <w:r w:rsidRPr="000558B4">
        <w:rPr>
          <w:rFonts w:ascii="Times New Roman" w:eastAsia="宋体" w:hAnsi="Times New Roman" w:cs="Times New Roman"/>
          <w:sz w:val="18"/>
          <w:szCs w:val="18"/>
        </w:rPr>
        <w:t>(</w:t>
      </w:r>
      <w:r w:rsidRPr="000558B4">
        <w:rPr>
          <w:rFonts w:ascii="Times New Roman" w:eastAsia="宋体" w:hAnsi="Times New Roman" w:cs="Times New Roman"/>
          <w:sz w:val="18"/>
          <w:szCs w:val="18"/>
        </w:rPr>
        <w:t>工科版</w:t>
      </w:r>
      <w:r w:rsidRPr="000558B4">
        <w:rPr>
          <w:rFonts w:ascii="Times New Roman" w:eastAsia="宋体" w:hAnsi="Times New Roman" w:cs="Times New Roman"/>
          <w:sz w:val="18"/>
          <w:szCs w:val="18"/>
        </w:rPr>
        <w:t>),</w:t>
      </w:r>
      <w:r w:rsidR="00877758"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2003,</w:t>
      </w:r>
      <w:r w:rsidR="00877758"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23(2):</w:t>
      </w:r>
      <w:r w:rsidR="00877758"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17-23.</w:t>
      </w:r>
    </w:p>
    <w:p w14:paraId="59ADB1AE" w14:textId="77777777" w:rsidR="002D7329" w:rsidRPr="000558B4" w:rsidRDefault="00772A79" w:rsidP="0031162D">
      <w:pPr>
        <w:tabs>
          <w:tab w:val="left" w:pos="600"/>
        </w:tabs>
        <w:autoSpaceDE w:val="0"/>
        <w:autoSpaceDN w:val="0"/>
        <w:adjustRightInd w:val="0"/>
        <w:snapToGrid w:val="0"/>
        <w:spacing w:beforeLines="50" w:before="156"/>
        <w:rPr>
          <w:rFonts w:ascii="Times New Roman" w:eastAsia="宋体" w:hAnsi="Times New Roman" w:cs="Times New Roman"/>
          <w:sz w:val="18"/>
          <w:szCs w:val="18"/>
        </w:rPr>
      </w:pPr>
      <w:r w:rsidRPr="000558B4">
        <w:rPr>
          <w:rFonts w:ascii="Times New Roman" w:eastAsia="宋体" w:hAnsi="Times New Roman" w:cs="Times New Roman"/>
          <w:sz w:val="18"/>
          <w:szCs w:val="18"/>
        </w:rPr>
        <w:t>FEI Wanchun,</w:t>
      </w:r>
      <w:r w:rsidR="00877758"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LUO Jun,</w:t>
      </w:r>
      <w:r w:rsidR="00877758"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LI Xia,</w:t>
      </w:r>
      <w:r w:rsidR="00877758"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et al.</w:t>
      </w:r>
      <w:r w:rsidR="00877758"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On the length transform of size series of cocoon filaments</w:t>
      </w:r>
      <w:r w:rsidR="00877758"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[J].</w:t>
      </w:r>
      <w:r w:rsidR="00877758"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Journal of Soochow University</w:t>
      </w:r>
      <w:r w:rsidR="00877758"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(Engineering science edition), 2003,</w:t>
      </w:r>
      <w:r w:rsidR="00877758"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23(2):</w:t>
      </w:r>
      <w:r w:rsidR="00877758"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17-23.</w:t>
      </w:r>
    </w:p>
    <w:p w14:paraId="77863C98" w14:textId="77777777" w:rsidR="002D7329" w:rsidRPr="000558B4" w:rsidRDefault="00772A79" w:rsidP="0031162D">
      <w:pPr>
        <w:tabs>
          <w:tab w:val="left" w:pos="600"/>
        </w:tabs>
        <w:autoSpaceDE w:val="0"/>
        <w:autoSpaceDN w:val="0"/>
        <w:adjustRightInd w:val="0"/>
        <w:snapToGrid w:val="0"/>
        <w:spacing w:beforeLines="50" w:before="156"/>
        <w:rPr>
          <w:rFonts w:ascii="Times New Roman" w:eastAsia="宋体" w:hAnsi="Times New Roman" w:cs="Times New Roman"/>
          <w:sz w:val="18"/>
          <w:szCs w:val="18"/>
        </w:rPr>
      </w:pPr>
      <w:r w:rsidRPr="000558B4">
        <w:rPr>
          <w:rFonts w:ascii="Times New Roman" w:eastAsia="宋体" w:hAnsi="Times New Roman" w:cs="Times New Roman"/>
          <w:sz w:val="18"/>
          <w:szCs w:val="18"/>
        </w:rPr>
        <w:t>[</w:t>
      </w:r>
      <w:r w:rsidR="006E23F4" w:rsidRPr="000558B4">
        <w:rPr>
          <w:rFonts w:ascii="Times New Roman" w:eastAsia="宋体" w:hAnsi="Times New Roman" w:cs="Times New Roman"/>
          <w:sz w:val="18"/>
          <w:szCs w:val="18"/>
        </w:rPr>
        <w:t>24</w:t>
      </w:r>
      <w:r w:rsidRPr="000558B4">
        <w:rPr>
          <w:rFonts w:ascii="Times New Roman" w:eastAsia="宋体" w:hAnsi="Times New Roman" w:cs="Times New Roman"/>
          <w:sz w:val="18"/>
          <w:szCs w:val="18"/>
        </w:rPr>
        <w:t>]</w:t>
      </w:r>
      <w:r w:rsidRPr="000558B4">
        <w:rPr>
          <w:rFonts w:ascii="Times New Roman" w:eastAsia="宋体" w:hAnsi="Times New Roman" w:cs="Times New Roman"/>
          <w:sz w:val="18"/>
          <w:szCs w:val="18"/>
        </w:rPr>
        <w:t>罗军</w:t>
      </w:r>
      <w:r w:rsidRPr="000558B4">
        <w:rPr>
          <w:rFonts w:ascii="Times New Roman" w:eastAsia="宋体" w:hAnsi="Times New Roman" w:cs="Times New Roman"/>
          <w:sz w:val="18"/>
          <w:szCs w:val="18"/>
        </w:rPr>
        <w:t>,</w:t>
      </w:r>
      <w:r w:rsidR="00877758"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常春枝</w:t>
      </w:r>
      <w:r w:rsidRPr="000558B4">
        <w:rPr>
          <w:rFonts w:ascii="Times New Roman" w:eastAsia="宋体" w:hAnsi="Times New Roman" w:cs="Times New Roman"/>
          <w:sz w:val="18"/>
          <w:szCs w:val="18"/>
        </w:rPr>
        <w:t>.</w:t>
      </w:r>
      <w:r w:rsidR="00877758"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茧丝纤度曲线模型在模仿缫丝上的应用</w:t>
      </w:r>
      <w:r w:rsidRPr="000558B4">
        <w:rPr>
          <w:rFonts w:ascii="Times New Roman" w:eastAsia="宋体" w:hAnsi="Times New Roman" w:cs="Times New Roman"/>
          <w:sz w:val="18"/>
          <w:szCs w:val="18"/>
        </w:rPr>
        <w:t>[J].</w:t>
      </w:r>
      <w:r w:rsidR="00877758"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苏州丝绸工学院学报</w:t>
      </w:r>
      <w:r w:rsidRPr="000558B4">
        <w:rPr>
          <w:rFonts w:ascii="Times New Roman" w:eastAsia="宋体" w:hAnsi="Times New Roman" w:cs="Times New Roman"/>
          <w:sz w:val="18"/>
          <w:szCs w:val="18"/>
        </w:rPr>
        <w:t>,</w:t>
      </w:r>
      <w:r w:rsidR="00877758"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2000,</w:t>
      </w:r>
      <w:r w:rsidR="00877758"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20(1):</w:t>
      </w:r>
      <w:r w:rsidR="00877758"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36-42.</w:t>
      </w:r>
    </w:p>
    <w:p w14:paraId="73CF91FF" w14:textId="77777777" w:rsidR="002D7329" w:rsidRPr="000558B4" w:rsidRDefault="00772A79" w:rsidP="0031162D">
      <w:pPr>
        <w:tabs>
          <w:tab w:val="left" w:pos="600"/>
        </w:tabs>
        <w:autoSpaceDE w:val="0"/>
        <w:autoSpaceDN w:val="0"/>
        <w:adjustRightInd w:val="0"/>
        <w:snapToGrid w:val="0"/>
        <w:spacing w:beforeLines="50" w:before="156"/>
        <w:rPr>
          <w:rFonts w:ascii="Times New Roman" w:eastAsia="宋体" w:hAnsi="Times New Roman" w:cs="Times New Roman"/>
          <w:sz w:val="18"/>
          <w:szCs w:val="18"/>
        </w:rPr>
      </w:pPr>
      <w:r w:rsidRPr="000558B4">
        <w:rPr>
          <w:rFonts w:ascii="Times New Roman" w:eastAsia="宋体" w:hAnsi="Times New Roman" w:cs="Times New Roman"/>
          <w:sz w:val="18"/>
          <w:szCs w:val="18"/>
        </w:rPr>
        <w:t>LUO Jun,</w:t>
      </w:r>
      <w:r w:rsidR="00877758"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CHANG Chunzhi.</w:t>
      </w:r>
      <w:r w:rsidR="00877758" w:rsidRPr="000558B4">
        <w:rPr>
          <w:rFonts w:ascii="Times New Roman" w:eastAsia="宋体" w:hAnsi="Times New Roman" w:cs="Times New Roman"/>
          <w:sz w:val="18"/>
          <w:szCs w:val="18"/>
        </w:rPr>
        <w:t xml:space="preserve"> </w:t>
      </w:r>
      <w:r w:rsidR="0045335B">
        <w:rPr>
          <w:rFonts w:ascii="Times New Roman" w:eastAsia="宋体" w:hAnsi="Times New Roman" w:cs="Times New Roman" w:hint="eastAsia"/>
          <w:sz w:val="18"/>
          <w:szCs w:val="18"/>
        </w:rPr>
        <w:t>Application of the model of cocoon filament size curve to the simulation of the silk-reeling</w:t>
      </w:r>
      <w:r w:rsidRPr="000558B4">
        <w:rPr>
          <w:rFonts w:ascii="Times New Roman" w:eastAsia="宋体" w:hAnsi="Times New Roman" w:cs="Times New Roman"/>
          <w:sz w:val="18"/>
          <w:szCs w:val="18"/>
        </w:rPr>
        <w:t xml:space="preserve">[J]. Journal of Suzhou </w:t>
      </w:r>
      <w:r w:rsidR="00877758" w:rsidRPr="000558B4">
        <w:rPr>
          <w:rFonts w:ascii="Times New Roman" w:eastAsia="宋体" w:hAnsi="Times New Roman" w:cs="Times New Roman"/>
          <w:sz w:val="18"/>
          <w:szCs w:val="18"/>
        </w:rPr>
        <w:t>Instit</w:t>
      </w:r>
      <w:r w:rsidRPr="000558B4">
        <w:rPr>
          <w:rFonts w:ascii="Times New Roman" w:eastAsia="宋体" w:hAnsi="Times New Roman" w:cs="Times New Roman"/>
          <w:sz w:val="18"/>
          <w:szCs w:val="18"/>
        </w:rPr>
        <w:t xml:space="preserve">ute of </w:t>
      </w:r>
      <w:r w:rsidR="00877758" w:rsidRPr="000558B4">
        <w:rPr>
          <w:rFonts w:ascii="Times New Roman" w:eastAsia="宋体" w:hAnsi="Times New Roman" w:cs="Times New Roman"/>
          <w:sz w:val="18"/>
          <w:szCs w:val="18"/>
        </w:rPr>
        <w:t>Silk Textile Technolo</w:t>
      </w:r>
      <w:r w:rsidRPr="000558B4">
        <w:rPr>
          <w:rFonts w:ascii="Times New Roman" w:eastAsia="宋体" w:hAnsi="Times New Roman" w:cs="Times New Roman"/>
          <w:sz w:val="18"/>
          <w:szCs w:val="18"/>
        </w:rPr>
        <w:t>gy,</w:t>
      </w:r>
      <w:r w:rsidR="00877758"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2000,</w:t>
      </w:r>
      <w:r w:rsidR="00877758"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20(1):</w:t>
      </w:r>
      <w:r w:rsidR="00877758"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36-42.</w:t>
      </w:r>
    </w:p>
    <w:p w14:paraId="7D20CA5C" w14:textId="77777777" w:rsidR="002D7329" w:rsidRPr="000558B4" w:rsidRDefault="00772A79" w:rsidP="0031162D">
      <w:pPr>
        <w:tabs>
          <w:tab w:val="left" w:pos="600"/>
        </w:tabs>
        <w:autoSpaceDE w:val="0"/>
        <w:autoSpaceDN w:val="0"/>
        <w:adjustRightInd w:val="0"/>
        <w:snapToGrid w:val="0"/>
        <w:spacing w:beforeLines="50" w:before="156"/>
        <w:rPr>
          <w:rFonts w:ascii="Times New Roman" w:eastAsia="宋体" w:hAnsi="Times New Roman" w:cs="Times New Roman"/>
          <w:sz w:val="18"/>
          <w:szCs w:val="18"/>
        </w:rPr>
      </w:pPr>
      <w:r w:rsidRPr="000558B4">
        <w:rPr>
          <w:rFonts w:ascii="Times New Roman" w:eastAsia="宋体" w:hAnsi="Times New Roman" w:cs="Times New Roman"/>
          <w:sz w:val="18"/>
          <w:szCs w:val="18"/>
        </w:rPr>
        <w:t>[</w:t>
      </w:r>
      <w:r w:rsidR="006E23F4" w:rsidRPr="000558B4">
        <w:rPr>
          <w:rFonts w:ascii="Times New Roman" w:eastAsia="宋体" w:hAnsi="Times New Roman" w:cs="Times New Roman"/>
          <w:sz w:val="18"/>
          <w:szCs w:val="18"/>
        </w:rPr>
        <w:t>25</w:t>
      </w:r>
      <w:r w:rsidRPr="000558B4">
        <w:rPr>
          <w:rFonts w:ascii="Times New Roman" w:eastAsia="宋体" w:hAnsi="Times New Roman" w:cs="Times New Roman"/>
          <w:sz w:val="18"/>
          <w:szCs w:val="18"/>
        </w:rPr>
        <w:t>]</w:t>
      </w:r>
      <w:r w:rsidRPr="000558B4">
        <w:rPr>
          <w:rFonts w:ascii="Times New Roman" w:eastAsia="宋体" w:hAnsi="Times New Roman" w:cs="Times New Roman"/>
          <w:sz w:val="18"/>
          <w:szCs w:val="18"/>
        </w:rPr>
        <w:t>徐水</w:t>
      </w:r>
      <w:r w:rsidRPr="000558B4">
        <w:rPr>
          <w:rFonts w:ascii="Times New Roman" w:eastAsia="宋体" w:hAnsi="Times New Roman" w:cs="Times New Roman"/>
          <w:sz w:val="18"/>
          <w:szCs w:val="18"/>
        </w:rPr>
        <w:t>,</w:t>
      </w:r>
      <w:r w:rsidR="00877758"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胡征宇</w:t>
      </w:r>
      <w:r w:rsidRPr="000558B4">
        <w:rPr>
          <w:rFonts w:ascii="Times New Roman" w:eastAsia="宋体" w:hAnsi="Times New Roman" w:cs="Times New Roman"/>
          <w:sz w:val="18"/>
          <w:szCs w:val="18"/>
        </w:rPr>
        <w:t>.</w:t>
      </w:r>
      <w:r w:rsidR="00877758"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茧丝学</w:t>
      </w:r>
      <w:r w:rsidRPr="000558B4">
        <w:rPr>
          <w:rFonts w:ascii="Times New Roman" w:eastAsia="宋体" w:hAnsi="Times New Roman" w:cs="Times New Roman"/>
          <w:sz w:val="18"/>
          <w:szCs w:val="18"/>
        </w:rPr>
        <w:t>[M].</w:t>
      </w:r>
      <w:bookmarkStart w:id="277" w:name="OLE_LINK7"/>
      <w:bookmarkStart w:id="278" w:name="OLE_LINK8"/>
      <w:r w:rsidR="00877758" w:rsidRPr="000558B4">
        <w:rPr>
          <w:rFonts w:ascii="Times New Roman" w:eastAsia="宋体" w:hAnsi="Times New Roman" w:cs="Times New Roman"/>
          <w:sz w:val="18"/>
          <w:szCs w:val="18"/>
        </w:rPr>
        <w:t xml:space="preserve"> </w:t>
      </w:r>
      <w:r w:rsidR="00877758" w:rsidRPr="000558B4">
        <w:rPr>
          <w:rFonts w:ascii="Times New Roman" w:eastAsia="宋体" w:hAnsi="Times New Roman" w:cs="Times New Roman"/>
          <w:sz w:val="18"/>
          <w:szCs w:val="18"/>
        </w:rPr>
        <w:t>北京</w:t>
      </w:r>
      <w:r w:rsidR="00877758"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高等教育出版社</w:t>
      </w:r>
      <w:bookmarkEnd w:id="277"/>
      <w:bookmarkEnd w:id="278"/>
      <w:r w:rsidRPr="000558B4">
        <w:rPr>
          <w:rFonts w:ascii="Times New Roman" w:eastAsia="宋体" w:hAnsi="Times New Roman" w:cs="Times New Roman"/>
          <w:sz w:val="18"/>
          <w:szCs w:val="18"/>
        </w:rPr>
        <w:t>,</w:t>
      </w:r>
      <w:r w:rsidR="00877758"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2016.</w:t>
      </w:r>
    </w:p>
    <w:p w14:paraId="6E002CD2" w14:textId="77777777" w:rsidR="002D7329" w:rsidRPr="000558B4" w:rsidRDefault="00772A79" w:rsidP="0031162D">
      <w:pPr>
        <w:tabs>
          <w:tab w:val="left" w:pos="600"/>
        </w:tabs>
        <w:autoSpaceDE w:val="0"/>
        <w:autoSpaceDN w:val="0"/>
        <w:adjustRightInd w:val="0"/>
        <w:snapToGrid w:val="0"/>
        <w:spacing w:beforeLines="50" w:before="156"/>
        <w:rPr>
          <w:rFonts w:ascii="Times New Roman" w:eastAsia="宋体" w:hAnsi="Times New Roman" w:cs="Times New Roman"/>
          <w:sz w:val="18"/>
          <w:szCs w:val="18"/>
        </w:rPr>
      </w:pPr>
      <w:r w:rsidRPr="000558B4">
        <w:rPr>
          <w:rFonts w:ascii="Times New Roman" w:eastAsia="宋体" w:hAnsi="Times New Roman" w:cs="Times New Roman"/>
          <w:sz w:val="18"/>
          <w:szCs w:val="18"/>
        </w:rPr>
        <w:t>XU Shui,</w:t>
      </w:r>
      <w:r w:rsidR="00877758"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 xml:space="preserve">HU Zhengyu. Cocoon </w:t>
      </w:r>
      <w:r w:rsidR="00FD14FB">
        <w:rPr>
          <w:rFonts w:ascii="Times New Roman" w:eastAsia="宋体" w:hAnsi="Times New Roman" w:cs="Times New Roman" w:hint="eastAsia"/>
          <w:sz w:val="18"/>
          <w:szCs w:val="18"/>
        </w:rPr>
        <w:t>S</w:t>
      </w:r>
      <w:r w:rsidRPr="000558B4">
        <w:rPr>
          <w:rFonts w:ascii="Times New Roman" w:eastAsia="宋体" w:hAnsi="Times New Roman" w:cs="Times New Roman"/>
          <w:sz w:val="18"/>
          <w:szCs w:val="18"/>
        </w:rPr>
        <w:t xml:space="preserve">ilk </w:t>
      </w:r>
      <w:r w:rsidR="00FD14FB">
        <w:rPr>
          <w:rFonts w:ascii="Times New Roman" w:eastAsia="宋体" w:hAnsi="Times New Roman" w:cs="Times New Roman" w:hint="eastAsia"/>
          <w:sz w:val="18"/>
          <w:szCs w:val="18"/>
        </w:rPr>
        <w:t>S</w:t>
      </w:r>
      <w:r w:rsidRPr="000558B4">
        <w:rPr>
          <w:rFonts w:ascii="Times New Roman" w:eastAsia="宋体" w:hAnsi="Times New Roman" w:cs="Times New Roman"/>
          <w:sz w:val="18"/>
          <w:szCs w:val="18"/>
        </w:rPr>
        <w:t xml:space="preserve">cience[M]. </w:t>
      </w:r>
      <w:r w:rsidR="00877758" w:rsidRPr="000558B4">
        <w:rPr>
          <w:rFonts w:ascii="Times New Roman" w:eastAsia="宋体" w:hAnsi="Times New Roman" w:cs="Times New Roman"/>
          <w:sz w:val="18"/>
          <w:szCs w:val="18"/>
        </w:rPr>
        <w:t xml:space="preserve">Beijing: </w:t>
      </w:r>
      <w:r w:rsidRPr="000558B4">
        <w:rPr>
          <w:rFonts w:ascii="Times New Roman" w:eastAsia="宋体" w:hAnsi="Times New Roman" w:cs="Times New Roman"/>
          <w:sz w:val="18"/>
          <w:szCs w:val="18"/>
        </w:rPr>
        <w:t>Higher Education Press,2016.</w:t>
      </w:r>
    </w:p>
    <w:p w14:paraId="17C468CE" w14:textId="77777777" w:rsidR="002D7329" w:rsidRPr="000558B4" w:rsidRDefault="00772A79" w:rsidP="0031162D">
      <w:pPr>
        <w:tabs>
          <w:tab w:val="left" w:pos="600"/>
        </w:tabs>
        <w:autoSpaceDE w:val="0"/>
        <w:autoSpaceDN w:val="0"/>
        <w:adjustRightInd w:val="0"/>
        <w:snapToGrid w:val="0"/>
        <w:spacing w:beforeLines="50" w:before="156"/>
        <w:rPr>
          <w:rFonts w:ascii="Times New Roman" w:eastAsia="宋体" w:hAnsi="Times New Roman" w:cs="Times New Roman"/>
          <w:sz w:val="18"/>
          <w:szCs w:val="18"/>
        </w:rPr>
      </w:pPr>
      <w:r w:rsidRPr="000558B4">
        <w:rPr>
          <w:rFonts w:ascii="Times New Roman" w:eastAsia="宋体" w:hAnsi="Times New Roman" w:cs="Times New Roman"/>
          <w:sz w:val="18"/>
          <w:szCs w:val="18"/>
        </w:rPr>
        <w:t>[</w:t>
      </w:r>
      <w:r w:rsidR="006E23F4" w:rsidRPr="000558B4">
        <w:rPr>
          <w:rFonts w:ascii="Times New Roman" w:eastAsia="宋体" w:hAnsi="Times New Roman" w:cs="Times New Roman"/>
          <w:sz w:val="18"/>
          <w:szCs w:val="18"/>
        </w:rPr>
        <w:t>2</w:t>
      </w:r>
      <w:ins w:id="279" w:author="XU" w:date="2018-09-26T15:16:00Z">
        <w:r w:rsidR="00BD00E5">
          <w:rPr>
            <w:rFonts w:ascii="Times New Roman" w:eastAsia="宋体" w:hAnsi="Times New Roman" w:cs="Times New Roman" w:hint="eastAsia"/>
            <w:sz w:val="18"/>
            <w:szCs w:val="18"/>
          </w:rPr>
          <w:t>6</w:t>
        </w:r>
      </w:ins>
      <w:del w:id="280" w:author="XU" w:date="2018-09-26T15:16:00Z">
        <w:r w:rsidR="006E23F4" w:rsidRPr="000558B4" w:rsidDel="00BD00E5">
          <w:rPr>
            <w:rFonts w:ascii="Times New Roman" w:eastAsia="宋体" w:hAnsi="Times New Roman" w:cs="Times New Roman"/>
            <w:sz w:val="18"/>
            <w:szCs w:val="18"/>
          </w:rPr>
          <w:delText>7</w:delText>
        </w:r>
      </w:del>
      <w:r w:rsidRPr="000558B4">
        <w:rPr>
          <w:rFonts w:ascii="Times New Roman" w:eastAsia="宋体" w:hAnsi="Times New Roman" w:cs="Times New Roman"/>
          <w:sz w:val="18"/>
          <w:szCs w:val="18"/>
        </w:rPr>
        <w:t>]</w:t>
      </w:r>
      <w:r w:rsidRPr="000558B4">
        <w:rPr>
          <w:rFonts w:ascii="Times New Roman" w:eastAsia="宋体" w:hAnsi="Times New Roman" w:cs="Times New Roman"/>
          <w:sz w:val="18"/>
          <w:szCs w:val="18"/>
        </w:rPr>
        <w:t>陈文兴</w:t>
      </w:r>
      <w:r w:rsidRPr="000558B4">
        <w:rPr>
          <w:rFonts w:ascii="Times New Roman" w:eastAsia="宋体" w:hAnsi="Times New Roman" w:cs="Times New Roman"/>
          <w:sz w:val="18"/>
          <w:szCs w:val="18"/>
        </w:rPr>
        <w:t>,</w:t>
      </w:r>
      <w:r w:rsidR="00867A13"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傅雅琴</w:t>
      </w:r>
      <w:r w:rsidRPr="000558B4">
        <w:rPr>
          <w:rFonts w:ascii="Times New Roman" w:eastAsia="宋体" w:hAnsi="Times New Roman" w:cs="Times New Roman"/>
          <w:sz w:val="18"/>
          <w:szCs w:val="18"/>
        </w:rPr>
        <w:t>,</w:t>
      </w:r>
      <w:r w:rsidR="00867A13"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江文斌</w:t>
      </w:r>
      <w:r w:rsidRPr="000558B4">
        <w:rPr>
          <w:rFonts w:ascii="Times New Roman" w:eastAsia="宋体" w:hAnsi="Times New Roman" w:cs="Times New Roman"/>
          <w:sz w:val="18"/>
          <w:szCs w:val="18"/>
        </w:rPr>
        <w:t>.</w:t>
      </w:r>
      <w:r w:rsidR="00867A13"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蚕丝加工工程</w:t>
      </w:r>
      <w:r w:rsidRPr="000558B4">
        <w:rPr>
          <w:rFonts w:ascii="Times New Roman" w:eastAsia="宋体" w:hAnsi="Times New Roman" w:cs="Times New Roman"/>
          <w:sz w:val="18"/>
          <w:szCs w:val="18"/>
        </w:rPr>
        <w:t>[M].</w:t>
      </w:r>
      <w:r w:rsidR="00867A13"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北京</w:t>
      </w:r>
      <w:r w:rsidRPr="000558B4">
        <w:rPr>
          <w:rFonts w:ascii="Times New Roman" w:eastAsia="宋体" w:hAnsi="Times New Roman" w:cs="Times New Roman"/>
          <w:sz w:val="18"/>
          <w:szCs w:val="18"/>
        </w:rPr>
        <w:t>:</w:t>
      </w:r>
      <w:r w:rsidR="00867A13"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中国纺织出版社</w:t>
      </w:r>
      <w:r w:rsidRPr="000558B4">
        <w:rPr>
          <w:rFonts w:ascii="Times New Roman" w:eastAsia="宋体" w:hAnsi="Times New Roman" w:cs="Times New Roman"/>
          <w:sz w:val="18"/>
          <w:szCs w:val="18"/>
        </w:rPr>
        <w:t>,</w:t>
      </w:r>
      <w:r w:rsidR="00867A13"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2013.</w:t>
      </w:r>
    </w:p>
    <w:p w14:paraId="64F56BB1" w14:textId="77777777" w:rsidR="002D7329" w:rsidRPr="000558B4" w:rsidRDefault="00772A79" w:rsidP="0031162D">
      <w:pPr>
        <w:tabs>
          <w:tab w:val="left" w:pos="600"/>
        </w:tabs>
        <w:autoSpaceDE w:val="0"/>
        <w:autoSpaceDN w:val="0"/>
        <w:adjustRightInd w:val="0"/>
        <w:snapToGrid w:val="0"/>
        <w:spacing w:beforeLines="50" w:before="156"/>
        <w:rPr>
          <w:rFonts w:ascii="Times New Roman" w:eastAsia="宋体" w:hAnsi="Times New Roman" w:cs="Times New Roman"/>
          <w:sz w:val="18"/>
          <w:szCs w:val="18"/>
        </w:rPr>
      </w:pPr>
      <w:r w:rsidRPr="000558B4">
        <w:rPr>
          <w:rFonts w:ascii="Times New Roman" w:eastAsia="宋体" w:hAnsi="Times New Roman" w:cs="Times New Roman"/>
          <w:sz w:val="18"/>
          <w:szCs w:val="18"/>
        </w:rPr>
        <w:t xml:space="preserve">CHEN Wenxing, FU Yaqin, JIANG Wenbin. Silk </w:t>
      </w:r>
      <w:r w:rsidR="00FD14FB">
        <w:rPr>
          <w:rFonts w:ascii="Times New Roman" w:eastAsia="宋体" w:hAnsi="Times New Roman" w:cs="Times New Roman" w:hint="eastAsia"/>
          <w:sz w:val="18"/>
          <w:szCs w:val="18"/>
        </w:rPr>
        <w:t>P</w:t>
      </w:r>
      <w:r w:rsidRPr="000558B4">
        <w:rPr>
          <w:rFonts w:ascii="Times New Roman" w:eastAsia="宋体" w:hAnsi="Times New Roman" w:cs="Times New Roman"/>
          <w:sz w:val="18"/>
          <w:szCs w:val="18"/>
        </w:rPr>
        <w:t xml:space="preserve">rocessing </w:t>
      </w:r>
      <w:r w:rsidR="00FD14FB">
        <w:rPr>
          <w:rFonts w:ascii="Times New Roman" w:eastAsia="宋体" w:hAnsi="Times New Roman" w:cs="Times New Roman" w:hint="eastAsia"/>
          <w:sz w:val="18"/>
          <w:szCs w:val="18"/>
        </w:rPr>
        <w:t>E</w:t>
      </w:r>
      <w:r w:rsidRPr="000558B4">
        <w:rPr>
          <w:rFonts w:ascii="Times New Roman" w:eastAsia="宋体" w:hAnsi="Times New Roman" w:cs="Times New Roman"/>
          <w:sz w:val="18"/>
          <w:szCs w:val="18"/>
        </w:rPr>
        <w:t>ngineering</w:t>
      </w:r>
      <w:r w:rsidR="00867A13"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[M].</w:t>
      </w:r>
      <w:r w:rsidR="00867A13"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Beijing:China Textile and Apparel Press,2013.</w:t>
      </w:r>
    </w:p>
    <w:p w14:paraId="363162BB" w14:textId="77777777" w:rsidR="002D7329" w:rsidRPr="000558B4" w:rsidRDefault="00772A79" w:rsidP="0031162D">
      <w:pPr>
        <w:tabs>
          <w:tab w:val="left" w:pos="600"/>
        </w:tabs>
        <w:autoSpaceDE w:val="0"/>
        <w:autoSpaceDN w:val="0"/>
        <w:adjustRightInd w:val="0"/>
        <w:snapToGrid w:val="0"/>
        <w:spacing w:beforeLines="50" w:before="156"/>
        <w:rPr>
          <w:rFonts w:ascii="Times New Roman" w:eastAsia="宋体" w:hAnsi="Times New Roman" w:cs="Times New Roman"/>
          <w:sz w:val="18"/>
          <w:szCs w:val="18"/>
        </w:rPr>
      </w:pPr>
      <w:r w:rsidRPr="000558B4">
        <w:rPr>
          <w:rFonts w:ascii="Times New Roman" w:eastAsia="宋体" w:hAnsi="Times New Roman" w:cs="Times New Roman"/>
          <w:sz w:val="18"/>
          <w:szCs w:val="18"/>
        </w:rPr>
        <w:t>[</w:t>
      </w:r>
      <w:r w:rsidR="006E23F4" w:rsidRPr="000558B4">
        <w:rPr>
          <w:rFonts w:ascii="Times New Roman" w:eastAsia="宋体" w:hAnsi="Times New Roman" w:cs="Times New Roman"/>
          <w:sz w:val="18"/>
          <w:szCs w:val="18"/>
        </w:rPr>
        <w:t>2</w:t>
      </w:r>
      <w:ins w:id="281" w:author="XU" w:date="2018-09-26T15:16:00Z">
        <w:r w:rsidR="00BD00E5">
          <w:rPr>
            <w:rFonts w:ascii="Times New Roman" w:eastAsia="宋体" w:hAnsi="Times New Roman" w:cs="Times New Roman" w:hint="eastAsia"/>
            <w:sz w:val="18"/>
            <w:szCs w:val="18"/>
          </w:rPr>
          <w:t>7</w:t>
        </w:r>
      </w:ins>
      <w:del w:id="282" w:author="XU" w:date="2018-09-26T15:16:00Z">
        <w:r w:rsidR="006E23F4" w:rsidRPr="000558B4" w:rsidDel="00BD00E5">
          <w:rPr>
            <w:rFonts w:ascii="Times New Roman" w:eastAsia="宋体" w:hAnsi="Times New Roman" w:cs="Times New Roman"/>
            <w:sz w:val="18"/>
            <w:szCs w:val="18"/>
          </w:rPr>
          <w:delText>8</w:delText>
        </w:r>
      </w:del>
      <w:r w:rsidRPr="000558B4">
        <w:rPr>
          <w:rFonts w:ascii="Times New Roman" w:eastAsia="宋体" w:hAnsi="Times New Roman" w:cs="Times New Roman"/>
          <w:sz w:val="18"/>
          <w:szCs w:val="18"/>
        </w:rPr>
        <w:t>]ASAKURA T,</w:t>
      </w:r>
      <w:r w:rsidR="00867A13"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UMEMURA K,</w:t>
      </w:r>
      <w:r w:rsidR="00867A13"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 xml:space="preserve">NAKAZAWA Y, et al. Some </w:t>
      </w:r>
      <w:r w:rsidR="00FD14FB">
        <w:rPr>
          <w:rFonts w:ascii="Times New Roman" w:eastAsia="宋体" w:hAnsi="Times New Roman" w:cs="Times New Roman" w:hint="eastAsia"/>
          <w:sz w:val="18"/>
          <w:szCs w:val="18"/>
        </w:rPr>
        <w:t>o</w:t>
      </w:r>
      <w:r w:rsidRPr="000558B4">
        <w:rPr>
          <w:rFonts w:ascii="Times New Roman" w:eastAsia="宋体" w:hAnsi="Times New Roman" w:cs="Times New Roman"/>
          <w:sz w:val="18"/>
          <w:szCs w:val="18"/>
        </w:rPr>
        <w:t>bservations on the structure and function of the spinning apparatus in the silkworm bombyx mori</w:t>
      </w:r>
      <w:r w:rsidR="00867A13"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[J].</w:t>
      </w:r>
      <w:r w:rsidR="00867A13"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Biomacromolecules,</w:t>
      </w:r>
      <w:r w:rsidR="00867A13"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2007, 8(1):</w:t>
      </w:r>
      <w:r w:rsidR="00867A13"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175-81.</w:t>
      </w:r>
    </w:p>
    <w:p w14:paraId="1FA57C53" w14:textId="77777777" w:rsidR="00BD00E5" w:rsidRDefault="00BD00E5" w:rsidP="0031162D">
      <w:pPr>
        <w:tabs>
          <w:tab w:val="left" w:pos="600"/>
        </w:tabs>
        <w:autoSpaceDE w:val="0"/>
        <w:autoSpaceDN w:val="0"/>
        <w:adjustRightInd w:val="0"/>
        <w:snapToGrid w:val="0"/>
        <w:spacing w:beforeLines="50" w:before="156"/>
        <w:rPr>
          <w:ins w:id="283" w:author="XU" w:date="2018-09-26T15:16:00Z"/>
          <w:rFonts w:ascii="Times New Roman" w:eastAsia="宋体" w:hAnsi="Times New Roman" w:cs="Times New Roman"/>
          <w:sz w:val="18"/>
          <w:szCs w:val="18"/>
        </w:rPr>
      </w:pPr>
      <w:ins w:id="284" w:author="XU" w:date="2018-09-26T15:16:00Z">
        <w:r w:rsidRPr="000558B4">
          <w:rPr>
            <w:rFonts w:ascii="Times New Roman" w:eastAsia="宋体" w:hAnsi="Times New Roman" w:cs="Times New Roman"/>
            <w:sz w:val="18"/>
            <w:szCs w:val="18"/>
          </w:rPr>
          <w:t>[2</w:t>
        </w:r>
        <w:r>
          <w:rPr>
            <w:rFonts w:ascii="Times New Roman" w:eastAsia="宋体" w:hAnsi="Times New Roman" w:cs="Times New Roman" w:hint="eastAsia"/>
            <w:sz w:val="18"/>
            <w:szCs w:val="18"/>
          </w:rPr>
          <w:t>8</w:t>
        </w:r>
        <w:r w:rsidRPr="000558B4">
          <w:rPr>
            <w:rFonts w:ascii="Times New Roman" w:eastAsia="宋体" w:hAnsi="Times New Roman" w:cs="Times New Roman"/>
            <w:sz w:val="18"/>
            <w:szCs w:val="18"/>
          </w:rPr>
          <w:t xml:space="preserve">]KUMAR C M K. Development of </w:t>
        </w:r>
        <w:r>
          <w:rPr>
            <w:rFonts w:ascii="Times New Roman" w:eastAsia="宋体" w:hAnsi="Times New Roman" w:cs="Times New Roman" w:hint="eastAsia"/>
            <w:sz w:val="18"/>
            <w:szCs w:val="18"/>
          </w:rPr>
          <w:t>B</w:t>
        </w:r>
        <w:r w:rsidRPr="000558B4">
          <w:rPr>
            <w:rFonts w:ascii="Times New Roman" w:eastAsia="宋体" w:hAnsi="Times New Roman" w:cs="Times New Roman"/>
            <w:sz w:val="18"/>
            <w:szCs w:val="18"/>
          </w:rPr>
          <w:t xml:space="preserve">ivoltine </w:t>
        </w:r>
        <w:r>
          <w:rPr>
            <w:rFonts w:ascii="Times New Roman" w:eastAsia="宋体" w:hAnsi="Times New Roman" w:cs="Times New Roman" w:hint="eastAsia"/>
            <w:sz w:val="18"/>
            <w:szCs w:val="18"/>
          </w:rPr>
          <w:t>S</w:t>
        </w:r>
        <w:r w:rsidRPr="000558B4">
          <w:rPr>
            <w:rFonts w:ascii="Times New Roman" w:eastAsia="宋体" w:hAnsi="Times New Roman" w:cs="Times New Roman"/>
            <w:sz w:val="18"/>
            <w:szCs w:val="18"/>
          </w:rPr>
          <w:t xml:space="preserve">ilkworm </w:t>
        </w:r>
        <w:r>
          <w:rPr>
            <w:rFonts w:ascii="Times New Roman" w:eastAsia="宋体" w:hAnsi="Times New Roman" w:cs="Times New Roman" w:hint="eastAsia"/>
            <w:sz w:val="18"/>
            <w:szCs w:val="18"/>
          </w:rPr>
          <w:t>B</w:t>
        </w:r>
        <w:r w:rsidRPr="000558B4">
          <w:rPr>
            <w:rFonts w:ascii="Times New Roman" w:eastAsia="宋体" w:hAnsi="Times New Roman" w:cs="Times New Roman"/>
            <w:sz w:val="18"/>
            <w:szCs w:val="18"/>
          </w:rPr>
          <w:t xml:space="preserve">reeds of Bombyx </w:t>
        </w:r>
        <w:r>
          <w:rPr>
            <w:rFonts w:ascii="Times New Roman" w:eastAsia="宋体" w:hAnsi="Times New Roman" w:cs="Times New Roman" w:hint="eastAsia"/>
            <w:sz w:val="18"/>
            <w:szCs w:val="18"/>
          </w:rPr>
          <w:t>M</w:t>
        </w:r>
        <w:r w:rsidR="008E4C86">
          <w:rPr>
            <w:rFonts w:ascii="Times New Roman" w:eastAsia="宋体" w:hAnsi="Times New Roman" w:cs="Times New Roman"/>
            <w:sz w:val="18"/>
            <w:szCs w:val="18"/>
          </w:rPr>
          <w:t>ori L</w:t>
        </w:r>
        <w:r w:rsidRPr="000558B4">
          <w:rPr>
            <w:rFonts w:ascii="Times New Roman" w:eastAsia="宋体" w:hAnsi="Times New Roman" w:cs="Times New Roman"/>
            <w:sz w:val="18"/>
            <w:szCs w:val="18"/>
          </w:rPr>
          <w:t xml:space="preserve"> with </w:t>
        </w:r>
        <w:r>
          <w:rPr>
            <w:rFonts w:ascii="Times New Roman" w:eastAsia="宋体" w:hAnsi="Times New Roman" w:cs="Times New Roman" w:hint="eastAsia"/>
            <w:sz w:val="18"/>
            <w:szCs w:val="18"/>
          </w:rPr>
          <w:t>R</w:t>
        </w:r>
        <w:r w:rsidRPr="000558B4">
          <w:rPr>
            <w:rFonts w:ascii="Times New Roman" w:eastAsia="宋体" w:hAnsi="Times New Roman" w:cs="Times New Roman"/>
            <w:sz w:val="18"/>
            <w:szCs w:val="18"/>
          </w:rPr>
          <w:t xml:space="preserve">eference to </w:t>
        </w:r>
        <w:r>
          <w:rPr>
            <w:rFonts w:ascii="Times New Roman" w:eastAsia="宋体" w:hAnsi="Times New Roman" w:cs="Times New Roman" w:hint="eastAsia"/>
            <w:sz w:val="18"/>
            <w:szCs w:val="18"/>
          </w:rPr>
          <w:t>C</w:t>
        </w:r>
        <w:r w:rsidRPr="000558B4">
          <w:rPr>
            <w:rFonts w:ascii="Times New Roman" w:eastAsia="宋体" w:hAnsi="Times New Roman" w:cs="Times New Roman"/>
            <w:sz w:val="18"/>
            <w:szCs w:val="18"/>
          </w:rPr>
          <w:t xml:space="preserve">ocoon </w:t>
        </w:r>
        <w:r>
          <w:rPr>
            <w:rFonts w:ascii="Times New Roman" w:eastAsia="宋体" w:hAnsi="Times New Roman" w:cs="Times New Roman" w:hint="eastAsia"/>
            <w:sz w:val="18"/>
            <w:szCs w:val="18"/>
          </w:rPr>
          <w:t>F</w:t>
        </w:r>
        <w:r w:rsidRPr="000558B4">
          <w:rPr>
            <w:rFonts w:ascii="Times New Roman" w:eastAsia="宋体" w:hAnsi="Times New Roman" w:cs="Times New Roman"/>
            <w:sz w:val="18"/>
            <w:szCs w:val="18"/>
          </w:rPr>
          <w:t xml:space="preserve">ilament </w:t>
        </w:r>
        <w:r>
          <w:rPr>
            <w:rFonts w:ascii="Times New Roman" w:eastAsia="宋体" w:hAnsi="Times New Roman" w:cs="Times New Roman" w:hint="eastAsia"/>
            <w:sz w:val="18"/>
            <w:szCs w:val="18"/>
          </w:rPr>
          <w:t>C</w:t>
        </w:r>
        <w:r w:rsidRPr="000558B4">
          <w:rPr>
            <w:rFonts w:ascii="Times New Roman" w:eastAsia="宋体" w:hAnsi="Times New Roman" w:cs="Times New Roman"/>
            <w:sz w:val="18"/>
            <w:szCs w:val="18"/>
          </w:rPr>
          <w:t>haracters [D]. Mysore: University of Mysore, 2010.</w:t>
        </w:r>
      </w:ins>
    </w:p>
    <w:p w14:paraId="2A9F2E35" w14:textId="77777777" w:rsidR="002D7329" w:rsidRPr="000558B4" w:rsidRDefault="00772A79" w:rsidP="0031162D">
      <w:pPr>
        <w:tabs>
          <w:tab w:val="left" w:pos="600"/>
        </w:tabs>
        <w:autoSpaceDE w:val="0"/>
        <w:autoSpaceDN w:val="0"/>
        <w:adjustRightInd w:val="0"/>
        <w:snapToGrid w:val="0"/>
        <w:spacing w:beforeLines="50" w:before="156"/>
        <w:rPr>
          <w:rFonts w:ascii="Times New Roman" w:eastAsia="宋体" w:hAnsi="Times New Roman" w:cs="Times New Roman"/>
          <w:sz w:val="18"/>
          <w:szCs w:val="18"/>
        </w:rPr>
      </w:pPr>
      <w:r w:rsidRPr="000558B4">
        <w:rPr>
          <w:rFonts w:ascii="Times New Roman" w:eastAsia="宋体" w:hAnsi="Times New Roman" w:cs="Times New Roman"/>
          <w:sz w:val="18"/>
          <w:szCs w:val="18"/>
        </w:rPr>
        <w:t>[</w:t>
      </w:r>
      <w:r w:rsidR="006E23F4" w:rsidRPr="000558B4">
        <w:rPr>
          <w:rFonts w:ascii="Times New Roman" w:eastAsia="宋体" w:hAnsi="Times New Roman" w:cs="Times New Roman"/>
          <w:sz w:val="18"/>
          <w:szCs w:val="18"/>
        </w:rPr>
        <w:t>29</w:t>
      </w:r>
      <w:r w:rsidRPr="000558B4">
        <w:rPr>
          <w:rFonts w:ascii="Times New Roman" w:eastAsia="宋体" w:hAnsi="Times New Roman" w:cs="Times New Roman"/>
          <w:sz w:val="18"/>
          <w:szCs w:val="18"/>
        </w:rPr>
        <w:t>]</w:t>
      </w:r>
      <w:r w:rsidRPr="000558B4">
        <w:rPr>
          <w:rFonts w:ascii="Times New Roman" w:eastAsia="宋体" w:hAnsi="Times New Roman" w:cs="Times New Roman"/>
          <w:sz w:val="18"/>
          <w:szCs w:val="18"/>
        </w:rPr>
        <w:t>陆开阳</w:t>
      </w:r>
      <w:r w:rsidRPr="000558B4">
        <w:rPr>
          <w:rFonts w:ascii="Times New Roman" w:eastAsia="宋体" w:hAnsi="Times New Roman" w:cs="Times New Roman"/>
          <w:sz w:val="18"/>
          <w:szCs w:val="18"/>
        </w:rPr>
        <w:t>.</w:t>
      </w:r>
      <w:r w:rsidR="00867A13"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生丝纤度控制理论与纤度质量辅助分析软件开发</w:t>
      </w:r>
      <w:r w:rsidRPr="000558B4">
        <w:rPr>
          <w:rFonts w:ascii="Times New Roman" w:eastAsia="宋体" w:hAnsi="Times New Roman" w:cs="Times New Roman"/>
          <w:sz w:val="18"/>
          <w:szCs w:val="18"/>
        </w:rPr>
        <w:t>[D].</w:t>
      </w:r>
      <w:r w:rsidR="00867A13"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苏州</w:t>
      </w:r>
      <w:r w:rsidRPr="000558B4">
        <w:rPr>
          <w:rFonts w:ascii="Times New Roman" w:eastAsia="宋体" w:hAnsi="Times New Roman" w:cs="Times New Roman"/>
          <w:sz w:val="18"/>
          <w:szCs w:val="18"/>
        </w:rPr>
        <w:t>:</w:t>
      </w:r>
      <w:r w:rsidR="00867A13"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苏州大学</w:t>
      </w:r>
      <w:r w:rsidRPr="000558B4">
        <w:rPr>
          <w:rFonts w:ascii="Times New Roman" w:eastAsia="宋体" w:hAnsi="Times New Roman" w:cs="Times New Roman"/>
          <w:sz w:val="18"/>
          <w:szCs w:val="18"/>
        </w:rPr>
        <w:t>,</w:t>
      </w:r>
      <w:r w:rsidR="00867A13"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2007.</w:t>
      </w:r>
    </w:p>
    <w:p w14:paraId="37BC679E" w14:textId="77777777" w:rsidR="002D7329" w:rsidRPr="000558B4" w:rsidRDefault="00772A79" w:rsidP="0031162D">
      <w:pPr>
        <w:tabs>
          <w:tab w:val="left" w:pos="600"/>
        </w:tabs>
        <w:autoSpaceDE w:val="0"/>
        <w:autoSpaceDN w:val="0"/>
        <w:adjustRightInd w:val="0"/>
        <w:snapToGrid w:val="0"/>
        <w:spacing w:beforeLines="50" w:before="156"/>
        <w:rPr>
          <w:rFonts w:ascii="Times New Roman" w:eastAsia="宋体" w:hAnsi="Times New Roman" w:cs="Times New Roman"/>
          <w:sz w:val="18"/>
          <w:szCs w:val="18"/>
        </w:rPr>
      </w:pPr>
      <w:r w:rsidRPr="000558B4">
        <w:rPr>
          <w:rFonts w:ascii="Times New Roman" w:eastAsia="宋体" w:hAnsi="Times New Roman" w:cs="Times New Roman"/>
          <w:sz w:val="18"/>
          <w:szCs w:val="18"/>
        </w:rPr>
        <w:t xml:space="preserve">LU Kaiyang.Control Theory of </w:t>
      </w:r>
      <w:r w:rsidR="00FD14FB">
        <w:rPr>
          <w:rFonts w:ascii="Times New Roman" w:eastAsia="宋体" w:hAnsi="Times New Roman" w:cs="Times New Roman" w:hint="eastAsia"/>
          <w:sz w:val="18"/>
          <w:szCs w:val="18"/>
        </w:rPr>
        <w:t>R</w:t>
      </w:r>
      <w:r w:rsidRPr="000558B4">
        <w:rPr>
          <w:rFonts w:ascii="Times New Roman" w:eastAsia="宋体" w:hAnsi="Times New Roman" w:cs="Times New Roman"/>
          <w:sz w:val="18"/>
          <w:szCs w:val="18"/>
        </w:rPr>
        <w:t xml:space="preserve">aw </w:t>
      </w:r>
      <w:r w:rsidR="00FD14FB">
        <w:rPr>
          <w:rFonts w:ascii="Times New Roman" w:eastAsia="宋体" w:hAnsi="Times New Roman" w:cs="Times New Roman" w:hint="eastAsia"/>
          <w:sz w:val="18"/>
          <w:szCs w:val="18"/>
        </w:rPr>
        <w:t>S</w:t>
      </w:r>
      <w:r w:rsidRPr="000558B4">
        <w:rPr>
          <w:rFonts w:ascii="Times New Roman" w:eastAsia="宋体" w:hAnsi="Times New Roman" w:cs="Times New Roman"/>
          <w:sz w:val="18"/>
          <w:szCs w:val="18"/>
        </w:rPr>
        <w:t xml:space="preserve">ilk </w:t>
      </w:r>
      <w:r w:rsidR="00FD14FB">
        <w:rPr>
          <w:rFonts w:ascii="Times New Roman" w:eastAsia="宋体" w:hAnsi="Times New Roman" w:cs="Times New Roman" w:hint="eastAsia"/>
          <w:sz w:val="18"/>
          <w:szCs w:val="18"/>
        </w:rPr>
        <w:t>S</w:t>
      </w:r>
      <w:r w:rsidRPr="000558B4">
        <w:rPr>
          <w:rFonts w:ascii="Times New Roman" w:eastAsia="宋体" w:hAnsi="Times New Roman" w:cs="Times New Roman"/>
          <w:sz w:val="18"/>
          <w:szCs w:val="18"/>
        </w:rPr>
        <w:t xml:space="preserve">ize and </w:t>
      </w:r>
      <w:r w:rsidR="00FD14FB">
        <w:rPr>
          <w:rFonts w:ascii="Times New Roman" w:eastAsia="宋体" w:hAnsi="Times New Roman" w:cs="Times New Roman" w:hint="eastAsia"/>
          <w:sz w:val="18"/>
          <w:szCs w:val="18"/>
        </w:rPr>
        <w:t>C</w:t>
      </w:r>
      <w:r w:rsidRPr="000558B4">
        <w:rPr>
          <w:rFonts w:ascii="Times New Roman" w:eastAsia="宋体" w:hAnsi="Times New Roman" w:cs="Times New Roman"/>
          <w:sz w:val="18"/>
          <w:szCs w:val="18"/>
        </w:rPr>
        <w:t xml:space="preserve">omputer </w:t>
      </w:r>
      <w:r w:rsidR="00FD14FB">
        <w:rPr>
          <w:rFonts w:ascii="Times New Roman" w:eastAsia="宋体" w:hAnsi="Times New Roman" w:cs="Times New Roman" w:hint="eastAsia"/>
          <w:sz w:val="18"/>
          <w:szCs w:val="18"/>
        </w:rPr>
        <w:t>A</w:t>
      </w:r>
      <w:r w:rsidRPr="000558B4">
        <w:rPr>
          <w:rFonts w:ascii="Times New Roman" w:eastAsia="宋体" w:hAnsi="Times New Roman" w:cs="Times New Roman"/>
          <w:sz w:val="18"/>
          <w:szCs w:val="18"/>
        </w:rPr>
        <w:t xml:space="preserve">ided </w:t>
      </w:r>
      <w:r w:rsidR="00FD14FB">
        <w:rPr>
          <w:rFonts w:ascii="Times New Roman" w:eastAsia="宋体" w:hAnsi="Times New Roman" w:cs="Times New Roman" w:hint="eastAsia"/>
          <w:sz w:val="18"/>
          <w:szCs w:val="18"/>
        </w:rPr>
        <w:t>A</w:t>
      </w:r>
      <w:r w:rsidRPr="000558B4">
        <w:rPr>
          <w:rFonts w:ascii="Times New Roman" w:eastAsia="宋体" w:hAnsi="Times New Roman" w:cs="Times New Roman"/>
          <w:sz w:val="18"/>
          <w:szCs w:val="18"/>
        </w:rPr>
        <w:t xml:space="preserve">nalysis </w:t>
      </w:r>
      <w:r w:rsidR="00FD14FB">
        <w:rPr>
          <w:rFonts w:ascii="Times New Roman" w:eastAsia="宋体" w:hAnsi="Times New Roman" w:cs="Times New Roman" w:hint="eastAsia"/>
          <w:sz w:val="18"/>
          <w:szCs w:val="18"/>
        </w:rPr>
        <w:t>S</w:t>
      </w:r>
      <w:r w:rsidRPr="000558B4">
        <w:rPr>
          <w:rFonts w:ascii="Times New Roman" w:eastAsia="宋体" w:hAnsi="Times New Roman" w:cs="Times New Roman"/>
          <w:sz w:val="18"/>
          <w:szCs w:val="18"/>
        </w:rPr>
        <w:t xml:space="preserve">oftware </w:t>
      </w:r>
      <w:r w:rsidR="00FD14FB">
        <w:rPr>
          <w:rFonts w:ascii="Times New Roman" w:eastAsia="宋体" w:hAnsi="Times New Roman" w:cs="Times New Roman" w:hint="eastAsia"/>
          <w:sz w:val="18"/>
          <w:szCs w:val="18"/>
        </w:rPr>
        <w:t>D</w:t>
      </w:r>
      <w:r w:rsidRPr="000558B4">
        <w:rPr>
          <w:rFonts w:ascii="Times New Roman" w:eastAsia="宋体" w:hAnsi="Times New Roman" w:cs="Times New Roman"/>
          <w:sz w:val="18"/>
          <w:szCs w:val="18"/>
        </w:rPr>
        <w:t xml:space="preserve">evelopment of </w:t>
      </w:r>
      <w:r w:rsidR="00FD14FB">
        <w:rPr>
          <w:rFonts w:ascii="Times New Roman" w:eastAsia="宋体" w:hAnsi="Times New Roman" w:cs="Times New Roman" w:hint="eastAsia"/>
          <w:sz w:val="18"/>
          <w:szCs w:val="18"/>
        </w:rPr>
        <w:t>S</w:t>
      </w:r>
      <w:r w:rsidRPr="000558B4">
        <w:rPr>
          <w:rFonts w:ascii="Times New Roman" w:eastAsia="宋体" w:hAnsi="Times New Roman" w:cs="Times New Roman"/>
          <w:sz w:val="18"/>
          <w:szCs w:val="18"/>
        </w:rPr>
        <w:t xml:space="preserve">ize </w:t>
      </w:r>
      <w:r w:rsidR="00FD14FB">
        <w:rPr>
          <w:rFonts w:ascii="Times New Roman" w:eastAsia="宋体" w:hAnsi="Times New Roman" w:cs="Times New Roman" w:hint="eastAsia"/>
          <w:sz w:val="18"/>
          <w:szCs w:val="18"/>
        </w:rPr>
        <w:t>Q</w:t>
      </w:r>
      <w:r w:rsidRPr="000558B4">
        <w:rPr>
          <w:rFonts w:ascii="Times New Roman" w:eastAsia="宋体" w:hAnsi="Times New Roman" w:cs="Times New Roman"/>
          <w:sz w:val="18"/>
          <w:szCs w:val="18"/>
        </w:rPr>
        <w:t>uality</w:t>
      </w:r>
      <w:r w:rsidR="00867A13"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[D]. Suzhou:</w:t>
      </w:r>
      <w:r w:rsidR="00867A13"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Soochow University,</w:t>
      </w:r>
      <w:r w:rsidR="00867A13"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2007.</w:t>
      </w:r>
    </w:p>
    <w:p w14:paraId="51DFF35C" w14:textId="77777777" w:rsidR="002D7329" w:rsidRPr="000558B4" w:rsidRDefault="00772A79" w:rsidP="0031162D">
      <w:pPr>
        <w:tabs>
          <w:tab w:val="left" w:pos="600"/>
        </w:tabs>
        <w:autoSpaceDE w:val="0"/>
        <w:autoSpaceDN w:val="0"/>
        <w:adjustRightInd w:val="0"/>
        <w:snapToGrid w:val="0"/>
        <w:spacing w:beforeLines="50" w:before="156"/>
        <w:rPr>
          <w:rFonts w:ascii="Times New Roman" w:eastAsia="宋体" w:hAnsi="Times New Roman" w:cs="Times New Roman"/>
          <w:sz w:val="18"/>
          <w:szCs w:val="18"/>
        </w:rPr>
      </w:pPr>
      <w:r w:rsidRPr="000558B4">
        <w:rPr>
          <w:rFonts w:ascii="Times New Roman" w:eastAsia="宋体" w:hAnsi="Times New Roman" w:cs="Times New Roman"/>
          <w:sz w:val="18"/>
          <w:szCs w:val="18"/>
        </w:rPr>
        <w:t>[</w:t>
      </w:r>
      <w:r w:rsidR="006E23F4" w:rsidRPr="000558B4">
        <w:rPr>
          <w:rFonts w:ascii="Times New Roman" w:eastAsia="宋体" w:hAnsi="Times New Roman" w:cs="Times New Roman"/>
          <w:sz w:val="18"/>
          <w:szCs w:val="18"/>
        </w:rPr>
        <w:t>30</w:t>
      </w:r>
      <w:r w:rsidRPr="000558B4">
        <w:rPr>
          <w:rFonts w:ascii="Times New Roman" w:eastAsia="宋体" w:hAnsi="Times New Roman" w:cs="Times New Roman"/>
          <w:sz w:val="18"/>
          <w:szCs w:val="18"/>
        </w:rPr>
        <w:t>]</w:t>
      </w:r>
      <w:bookmarkStart w:id="285" w:name="OLE_LINK21"/>
      <w:bookmarkStart w:id="286" w:name="OLE_LINK20"/>
      <w:r w:rsidRPr="000558B4">
        <w:rPr>
          <w:rFonts w:ascii="Times New Roman" w:eastAsia="宋体" w:hAnsi="Times New Roman" w:cs="Times New Roman"/>
          <w:sz w:val="18"/>
          <w:szCs w:val="18"/>
        </w:rPr>
        <w:t>MENARD S.</w:t>
      </w:r>
      <w:bookmarkEnd w:id="285"/>
      <w:bookmarkEnd w:id="286"/>
      <w:r w:rsidR="00867A13"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应用</w:t>
      </w:r>
      <w:r w:rsidRPr="000558B4">
        <w:rPr>
          <w:rFonts w:ascii="Times New Roman" w:eastAsia="宋体" w:hAnsi="Times New Roman" w:cs="Times New Roman"/>
          <w:sz w:val="18"/>
          <w:szCs w:val="18"/>
        </w:rPr>
        <w:t>logistic</w:t>
      </w:r>
      <w:r w:rsidRPr="000558B4">
        <w:rPr>
          <w:rFonts w:ascii="Times New Roman" w:eastAsia="宋体" w:hAnsi="Times New Roman" w:cs="Times New Roman"/>
          <w:sz w:val="18"/>
          <w:szCs w:val="18"/>
        </w:rPr>
        <w:t>回归分析</w:t>
      </w:r>
      <w:r w:rsidRPr="000558B4">
        <w:rPr>
          <w:rFonts w:ascii="Times New Roman" w:eastAsia="宋体" w:hAnsi="Times New Roman" w:cs="Times New Roman"/>
          <w:sz w:val="18"/>
          <w:szCs w:val="18"/>
        </w:rPr>
        <w:t>[M].</w:t>
      </w:r>
      <w:r w:rsidR="00E52DF3" w:rsidRPr="000558B4">
        <w:rPr>
          <w:rFonts w:ascii="Times New Roman" w:eastAsia="宋体" w:hAnsi="Times New Roman" w:cs="Times New Roman"/>
          <w:sz w:val="18"/>
          <w:szCs w:val="18"/>
        </w:rPr>
        <w:t xml:space="preserve"> </w:t>
      </w:r>
      <w:del w:id="287" w:author="XU" w:date="2018-09-26T15:17:00Z">
        <w:r w:rsidRPr="000558B4" w:rsidDel="008E4C86">
          <w:rPr>
            <w:rFonts w:ascii="Times New Roman" w:eastAsia="宋体" w:hAnsi="Times New Roman" w:cs="Times New Roman"/>
            <w:sz w:val="18"/>
            <w:szCs w:val="18"/>
          </w:rPr>
          <w:delText>第</w:delText>
        </w:r>
      </w:del>
      <w:r w:rsidRPr="000558B4">
        <w:rPr>
          <w:rFonts w:ascii="Times New Roman" w:eastAsia="宋体" w:hAnsi="Times New Roman" w:cs="Times New Roman"/>
          <w:sz w:val="18"/>
          <w:szCs w:val="18"/>
        </w:rPr>
        <w:t>2</w:t>
      </w:r>
      <w:r w:rsidRPr="000558B4">
        <w:rPr>
          <w:rFonts w:ascii="Times New Roman" w:eastAsia="宋体" w:hAnsi="Times New Roman" w:cs="Times New Roman"/>
          <w:sz w:val="18"/>
          <w:szCs w:val="18"/>
        </w:rPr>
        <w:t>版</w:t>
      </w:r>
      <w:r w:rsidRPr="000558B4">
        <w:rPr>
          <w:rFonts w:ascii="Times New Roman" w:eastAsia="宋体" w:hAnsi="Times New Roman" w:cs="Times New Roman"/>
          <w:sz w:val="18"/>
          <w:szCs w:val="18"/>
        </w:rPr>
        <w:t>.</w:t>
      </w:r>
      <w:r w:rsidR="00867A13"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李俊秀</w:t>
      </w:r>
      <w:r w:rsidRPr="000558B4">
        <w:rPr>
          <w:rFonts w:ascii="Times New Roman" w:eastAsia="宋体" w:hAnsi="Times New Roman" w:cs="Times New Roman"/>
          <w:sz w:val="18"/>
          <w:szCs w:val="18"/>
        </w:rPr>
        <w:t>,</w:t>
      </w:r>
      <w:r w:rsidR="00867A13"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译</w:t>
      </w:r>
      <w:r w:rsidRPr="000558B4">
        <w:rPr>
          <w:rFonts w:ascii="Times New Roman" w:eastAsia="宋体" w:hAnsi="Times New Roman" w:cs="Times New Roman"/>
          <w:sz w:val="18"/>
          <w:szCs w:val="18"/>
        </w:rPr>
        <w:t>.</w:t>
      </w:r>
      <w:r w:rsidR="00867A13"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上海</w:t>
      </w:r>
      <w:r w:rsidRPr="000558B4">
        <w:rPr>
          <w:rFonts w:ascii="Times New Roman" w:eastAsia="宋体" w:hAnsi="Times New Roman" w:cs="Times New Roman"/>
          <w:sz w:val="18"/>
          <w:szCs w:val="18"/>
        </w:rPr>
        <w:t>:</w:t>
      </w:r>
      <w:bookmarkStart w:id="288" w:name="OLE_LINK6"/>
      <w:bookmarkStart w:id="289" w:name="OLE_LINK18"/>
      <w:r w:rsidR="00867A13"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格致出版社</w:t>
      </w:r>
      <w:bookmarkEnd w:id="288"/>
      <w:bookmarkEnd w:id="289"/>
      <w:r w:rsidRPr="000558B4">
        <w:rPr>
          <w:rFonts w:ascii="Times New Roman" w:eastAsia="宋体" w:hAnsi="Times New Roman" w:cs="Times New Roman"/>
          <w:sz w:val="18"/>
          <w:szCs w:val="18"/>
        </w:rPr>
        <w:t>,</w:t>
      </w:r>
      <w:r w:rsidR="00867A13"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2016.</w:t>
      </w:r>
    </w:p>
    <w:p w14:paraId="1787FDE5" w14:textId="77777777" w:rsidR="002D7329" w:rsidRPr="000558B4" w:rsidRDefault="00772A79" w:rsidP="0031162D">
      <w:pPr>
        <w:tabs>
          <w:tab w:val="left" w:pos="600"/>
        </w:tabs>
        <w:autoSpaceDE w:val="0"/>
        <w:autoSpaceDN w:val="0"/>
        <w:adjustRightInd w:val="0"/>
        <w:snapToGrid w:val="0"/>
        <w:spacing w:beforeLines="50" w:before="156"/>
        <w:rPr>
          <w:rFonts w:ascii="Times New Roman" w:eastAsia="宋体" w:hAnsi="Times New Roman" w:cs="Times New Roman"/>
          <w:sz w:val="18"/>
          <w:szCs w:val="18"/>
        </w:rPr>
      </w:pPr>
      <w:r w:rsidRPr="000558B4">
        <w:rPr>
          <w:rFonts w:ascii="Times New Roman" w:eastAsia="宋体" w:hAnsi="Times New Roman" w:cs="Times New Roman"/>
          <w:sz w:val="18"/>
          <w:szCs w:val="18"/>
        </w:rPr>
        <w:t xml:space="preserve">MENARD S. Applied </w:t>
      </w:r>
      <w:r w:rsidR="00FD14FB">
        <w:rPr>
          <w:rFonts w:ascii="Times New Roman" w:eastAsia="宋体" w:hAnsi="Times New Roman" w:cs="Times New Roman" w:hint="eastAsia"/>
          <w:sz w:val="18"/>
          <w:szCs w:val="18"/>
        </w:rPr>
        <w:t>L</w:t>
      </w:r>
      <w:r w:rsidRPr="000558B4">
        <w:rPr>
          <w:rFonts w:ascii="Times New Roman" w:eastAsia="宋体" w:hAnsi="Times New Roman" w:cs="Times New Roman"/>
          <w:sz w:val="18"/>
          <w:szCs w:val="18"/>
        </w:rPr>
        <w:t xml:space="preserve">ogistic </w:t>
      </w:r>
      <w:r w:rsidR="00FD14FB">
        <w:rPr>
          <w:rFonts w:ascii="Times New Roman" w:eastAsia="宋体" w:hAnsi="Times New Roman" w:cs="Times New Roman" w:hint="eastAsia"/>
          <w:sz w:val="18"/>
          <w:szCs w:val="18"/>
        </w:rPr>
        <w:t>R</w:t>
      </w:r>
      <w:r w:rsidRPr="000558B4">
        <w:rPr>
          <w:rFonts w:ascii="Times New Roman" w:eastAsia="宋体" w:hAnsi="Times New Roman" w:cs="Times New Roman"/>
          <w:sz w:val="18"/>
          <w:szCs w:val="18"/>
        </w:rPr>
        <w:t xml:space="preserve">egression </w:t>
      </w:r>
      <w:r w:rsidR="00FD14FB">
        <w:rPr>
          <w:rFonts w:ascii="Times New Roman" w:eastAsia="宋体" w:hAnsi="Times New Roman" w:cs="Times New Roman" w:hint="eastAsia"/>
          <w:sz w:val="18"/>
          <w:szCs w:val="18"/>
        </w:rPr>
        <w:t>A</w:t>
      </w:r>
      <w:r w:rsidRPr="000558B4">
        <w:rPr>
          <w:rFonts w:ascii="Times New Roman" w:eastAsia="宋体" w:hAnsi="Times New Roman" w:cs="Times New Roman"/>
          <w:sz w:val="18"/>
          <w:szCs w:val="18"/>
        </w:rPr>
        <w:t>nalysis[M].</w:t>
      </w:r>
      <w:r w:rsidR="00867A13"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2</w:t>
      </w:r>
      <w:r w:rsidR="00867A13" w:rsidRPr="008E4C86">
        <w:rPr>
          <w:rFonts w:ascii="Times New Roman" w:eastAsia="宋体" w:hAnsi="Times New Roman" w:cs="Times New Roman"/>
          <w:sz w:val="18"/>
          <w:szCs w:val="18"/>
          <w:rPrChange w:id="290" w:author="XU" w:date="2018-09-26T15:17:00Z">
            <w:rPr>
              <w:rFonts w:ascii="Times New Roman" w:eastAsia="宋体" w:hAnsi="Times New Roman" w:cs="Times New Roman"/>
              <w:sz w:val="18"/>
              <w:szCs w:val="18"/>
              <w:vertAlign w:val="superscript"/>
            </w:rPr>
          </w:rPrChange>
        </w:rPr>
        <w:t>nd</w:t>
      </w:r>
      <w:r w:rsidR="00867A13" w:rsidRPr="000558B4">
        <w:rPr>
          <w:rFonts w:ascii="Times New Roman" w:eastAsia="宋体" w:hAnsi="Times New Roman" w:cs="Times New Roman"/>
          <w:sz w:val="18"/>
          <w:szCs w:val="18"/>
        </w:rPr>
        <w:t xml:space="preserve"> </w:t>
      </w:r>
      <w:ins w:id="291" w:author="XU" w:date="2018-09-26T15:17:00Z">
        <w:r w:rsidR="008E4C86">
          <w:rPr>
            <w:rFonts w:ascii="Times New Roman" w:eastAsia="宋体" w:hAnsi="Times New Roman" w:cs="Times New Roman" w:hint="eastAsia"/>
            <w:sz w:val="18"/>
            <w:szCs w:val="18"/>
          </w:rPr>
          <w:t>Edi</w:t>
        </w:r>
      </w:ins>
      <w:del w:id="292" w:author="XU" w:date="2018-09-26T15:17:00Z">
        <w:r w:rsidRPr="000558B4" w:rsidDel="008E4C86">
          <w:rPr>
            <w:rFonts w:ascii="Times New Roman" w:eastAsia="宋体" w:hAnsi="Times New Roman" w:cs="Times New Roman"/>
            <w:sz w:val="18"/>
            <w:szCs w:val="18"/>
          </w:rPr>
          <w:delText>ed</w:delText>
        </w:r>
        <w:r w:rsidR="00867A13" w:rsidRPr="000558B4" w:rsidDel="008E4C86">
          <w:rPr>
            <w:rFonts w:ascii="Times New Roman" w:eastAsia="宋体" w:hAnsi="Times New Roman" w:cs="Times New Roman"/>
            <w:sz w:val="18"/>
            <w:szCs w:val="18"/>
          </w:rPr>
          <w:delText>ition</w:delText>
        </w:r>
      </w:del>
      <w:r w:rsidRPr="000558B4">
        <w:rPr>
          <w:rFonts w:ascii="Times New Roman" w:eastAsia="宋体" w:hAnsi="Times New Roman" w:cs="Times New Roman"/>
          <w:sz w:val="18"/>
          <w:szCs w:val="18"/>
        </w:rPr>
        <w:t>.</w:t>
      </w:r>
      <w:r w:rsidR="00867A13" w:rsidRPr="000558B4">
        <w:rPr>
          <w:rFonts w:ascii="Times New Roman" w:eastAsia="宋体" w:hAnsi="Times New Roman" w:cs="Times New Roman"/>
          <w:sz w:val="18"/>
          <w:szCs w:val="18"/>
        </w:rPr>
        <w:t xml:space="preserve">Translated by </w:t>
      </w:r>
      <w:r w:rsidRPr="000558B4">
        <w:rPr>
          <w:rFonts w:ascii="Times New Roman" w:eastAsia="宋体" w:hAnsi="Times New Roman" w:cs="Times New Roman"/>
          <w:sz w:val="18"/>
          <w:szCs w:val="18"/>
        </w:rPr>
        <w:t>LI Junxiu.</w:t>
      </w:r>
      <w:r w:rsidR="00867A13"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Shanghai:</w:t>
      </w:r>
      <w:r w:rsidR="00867A13" w:rsidRPr="000558B4">
        <w:rPr>
          <w:rFonts w:ascii="Times New Roman" w:eastAsia="宋体" w:hAnsi="Times New Roman" w:cs="Times New Roman"/>
          <w:sz w:val="18"/>
          <w:szCs w:val="18"/>
        </w:rPr>
        <w:t xml:space="preserve"> </w:t>
      </w:r>
      <w:r w:rsidR="00234A56" w:rsidRPr="000558B4">
        <w:rPr>
          <w:rFonts w:ascii="Times New Roman" w:eastAsia="宋体" w:hAnsi="Times New Roman" w:cs="Times New Roman"/>
          <w:sz w:val="18"/>
          <w:szCs w:val="18"/>
        </w:rPr>
        <w:t>Truth and Wisdom Press</w:t>
      </w:r>
      <w:r w:rsidRPr="000558B4">
        <w:rPr>
          <w:rFonts w:ascii="Times New Roman" w:eastAsia="宋体" w:hAnsi="Times New Roman" w:cs="Times New Roman"/>
          <w:sz w:val="18"/>
          <w:szCs w:val="18"/>
        </w:rPr>
        <w:t>,</w:t>
      </w:r>
      <w:r w:rsidR="00867A13"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2016.</w:t>
      </w:r>
    </w:p>
    <w:p w14:paraId="5723FC21" w14:textId="77777777" w:rsidR="002D7329" w:rsidRPr="000558B4" w:rsidRDefault="00772A79" w:rsidP="0031162D">
      <w:pPr>
        <w:tabs>
          <w:tab w:val="left" w:pos="600"/>
        </w:tabs>
        <w:autoSpaceDE w:val="0"/>
        <w:autoSpaceDN w:val="0"/>
        <w:adjustRightInd w:val="0"/>
        <w:snapToGrid w:val="0"/>
        <w:spacing w:beforeLines="50" w:before="156"/>
        <w:rPr>
          <w:rFonts w:ascii="Times New Roman" w:eastAsia="宋体" w:hAnsi="Times New Roman" w:cs="Times New Roman"/>
          <w:sz w:val="18"/>
          <w:szCs w:val="18"/>
        </w:rPr>
      </w:pPr>
      <w:r w:rsidRPr="000558B4">
        <w:rPr>
          <w:rFonts w:ascii="Times New Roman" w:eastAsia="宋体" w:hAnsi="Times New Roman" w:cs="Times New Roman"/>
          <w:sz w:val="18"/>
          <w:szCs w:val="18"/>
        </w:rPr>
        <w:t>[</w:t>
      </w:r>
      <w:r w:rsidR="006E23F4" w:rsidRPr="000558B4">
        <w:rPr>
          <w:rFonts w:ascii="Times New Roman" w:eastAsia="宋体" w:hAnsi="Times New Roman" w:cs="Times New Roman"/>
          <w:sz w:val="18"/>
          <w:szCs w:val="18"/>
        </w:rPr>
        <w:t>31</w:t>
      </w:r>
      <w:r w:rsidRPr="000558B4">
        <w:rPr>
          <w:rFonts w:ascii="Times New Roman" w:eastAsia="宋体" w:hAnsi="Times New Roman" w:cs="Times New Roman"/>
          <w:sz w:val="18"/>
          <w:szCs w:val="18"/>
        </w:rPr>
        <w:t>]</w:t>
      </w:r>
      <w:r w:rsidRPr="000558B4">
        <w:rPr>
          <w:rFonts w:ascii="Times New Roman" w:eastAsia="宋体" w:hAnsi="Times New Roman" w:cs="Times New Roman"/>
          <w:sz w:val="18"/>
          <w:szCs w:val="18"/>
        </w:rPr>
        <w:t>张显真</w:t>
      </w:r>
      <w:r w:rsidRPr="000558B4">
        <w:rPr>
          <w:rFonts w:ascii="Times New Roman" w:eastAsia="宋体" w:hAnsi="Times New Roman" w:cs="Times New Roman"/>
          <w:sz w:val="18"/>
          <w:szCs w:val="18"/>
        </w:rPr>
        <w:t>,</w:t>
      </w:r>
      <w:r w:rsidR="00867A13"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杨晓峰</w:t>
      </w:r>
      <w:r w:rsidRPr="000558B4">
        <w:rPr>
          <w:rFonts w:ascii="Times New Roman" w:eastAsia="宋体" w:hAnsi="Times New Roman" w:cs="Times New Roman"/>
          <w:sz w:val="18"/>
          <w:szCs w:val="18"/>
        </w:rPr>
        <w:t>.</w:t>
      </w:r>
      <w:r w:rsidR="00867A13"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温室水果黄瓜叶片生长规律研究</w:t>
      </w:r>
      <w:r w:rsidRPr="000558B4">
        <w:rPr>
          <w:rFonts w:ascii="Times New Roman" w:eastAsia="宋体" w:hAnsi="Times New Roman" w:cs="Times New Roman"/>
          <w:sz w:val="18"/>
          <w:szCs w:val="18"/>
        </w:rPr>
        <w:t>[J].</w:t>
      </w:r>
      <w:r w:rsidR="00867A13"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气象与减灾研究</w:t>
      </w:r>
      <w:r w:rsidR="00867A13"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2008,</w:t>
      </w:r>
      <w:r w:rsidR="00867A13"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31(3):</w:t>
      </w:r>
      <w:r w:rsidR="00867A13"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43-47.</w:t>
      </w:r>
    </w:p>
    <w:p w14:paraId="1A8C51D6" w14:textId="77777777" w:rsidR="002D7329" w:rsidRPr="000558B4" w:rsidRDefault="00772A79" w:rsidP="0031162D">
      <w:pPr>
        <w:tabs>
          <w:tab w:val="left" w:pos="600"/>
        </w:tabs>
        <w:autoSpaceDE w:val="0"/>
        <w:autoSpaceDN w:val="0"/>
        <w:adjustRightInd w:val="0"/>
        <w:snapToGrid w:val="0"/>
        <w:spacing w:beforeLines="50" w:before="156"/>
        <w:rPr>
          <w:rFonts w:ascii="Times New Roman" w:eastAsia="宋体" w:hAnsi="Times New Roman" w:cs="Times New Roman"/>
          <w:sz w:val="18"/>
          <w:szCs w:val="18"/>
        </w:rPr>
      </w:pPr>
      <w:r w:rsidRPr="000558B4">
        <w:rPr>
          <w:rFonts w:ascii="Times New Roman" w:eastAsia="宋体" w:hAnsi="Times New Roman" w:cs="Times New Roman"/>
          <w:sz w:val="18"/>
          <w:szCs w:val="18"/>
        </w:rPr>
        <w:lastRenderedPageBreak/>
        <w:t>ZHANG Xianzhen,</w:t>
      </w:r>
      <w:r w:rsidR="00867A13"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YANG Xiaofeng.</w:t>
      </w:r>
      <w:r w:rsidR="00867A13"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Study on disciplinarian of greenhouse cucumber leaf growth</w:t>
      </w:r>
      <w:r w:rsidR="00867A13"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[J].</w:t>
      </w:r>
      <w:r w:rsidR="00867A13"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Methorology and Disaster Reduction Research,</w:t>
      </w:r>
      <w:r w:rsidR="00867A13"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2008,</w:t>
      </w:r>
      <w:r w:rsidR="00867A13"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31(3):</w:t>
      </w:r>
      <w:r w:rsidR="00867A13"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43-47.</w:t>
      </w:r>
    </w:p>
    <w:p w14:paraId="142C3C09" w14:textId="77777777" w:rsidR="002D7329" w:rsidRPr="000558B4" w:rsidRDefault="00772A79" w:rsidP="0031162D">
      <w:pPr>
        <w:tabs>
          <w:tab w:val="left" w:pos="600"/>
        </w:tabs>
        <w:autoSpaceDE w:val="0"/>
        <w:autoSpaceDN w:val="0"/>
        <w:adjustRightInd w:val="0"/>
        <w:snapToGrid w:val="0"/>
        <w:spacing w:beforeLines="50" w:before="156"/>
        <w:rPr>
          <w:rFonts w:ascii="Times New Roman" w:eastAsia="宋体" w:hAnsi="Times New Roman" w:cs="Times New Roman"/>
          <w:sz w:val="18"/>
          <w:szCs w:val="18"/>
        </w:rPr>
      </w:pPr>
      <w:r w:rsidRPr="000558B4">
        <w:rPr>
          <w:rFonts w:ascii="Times New Roman" w:eastAsia="宋体" w:hAnsi="Times New Roman" w:cs="Times New Roman"/>
          <w:sz w:val="18"/>
          <w:szCs w:val="18"/>
        </w:rPr>
        <w:t>[</w:t>
      </w:r>
      <w:r w:rsidR="006E23F4" w:rsidRPr="000558B4">
        <w:rPr>
          <w:rFonts w:ascii="Times New Roman" w:eastAsia="宋体" w:hAnsi="Times New Roman" w:cs="Times New Roman"/>
          <w:sz w:val="18"/>
          <w:szCs w:val="18"/>
        </w:rPr>
        <w:t>32</w:t>
      </w:r>
      <w:r w:rsidRPr="000558B4">
        <w:rPr>
          <w:rFonts w:ascii="Times New Roman" w:eastAsia="宋体" w:hAnsi="Times New Roman" w:cs="Times New Roman"/>
          <w:sz w:val="18"/>
          <w:szCs w:val="18"/>
        </w:rPr>
        <w:t>]</w:t>
      </w:r>
      <w:r w:rsidRPr="000558B4">
        <w:rPr>
          <w:rFonts w:ascii="Times New Roman" w:eastAsia="宋体" w:hAnsi="Times New Roman" w:cs="Times New Roman"/>
          <w:sz w:val="18"/>
          <w:szCs w:val="18"/>
        </w:rPr>
        <w:t>胡琛瑜</w:t>
      </w:r>
      <w:r w:rsidRPr="000558B4">
        <w:rPr>
          <w:rFonts w:ascii="Times New Roman" w:eastAsia="宋体" w:hAnsi="Times New Roman" w:cs="Times New Roman"/>
          <w:sz w:val="18"/>
          <w:szCs w:val="18"/>
        </w:rPr>
        <w:t>.</w:t>
      </w:r>
      <w:r w:rsidR="00867A13"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茧丝纤度标准曲线的探讨</w:t>
      </w:r>
      <w:r w:rsidRPr="000558B4">
        <w:rPr>
          <w:rFonts w:ascii="Times New Roman" w:eastAsia="宋体" w:hAnsi="Times New Roman" w:cs="Times New Roman"/>
          <w:sz w:val="18"/>
          <w:szCs w:val="18"/>
        </w:rPr>
        <w:t>[J].</w:t>
      </w:r>
      <w:r w:rsidR="00867A13"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丝绸</w:t>
      </w:r>
      <w:r w:rsidRPr="000558B4">
        <w:rPr>
          <w:rFonts w:ascii="Times New Roman" w:eastAsia="宋体" w:hAnsi="Times New Roman" w:cs="Times New Roman"/>
          <w:sz w:val="18"/>
          <w:szCs w:val="18"/>
        </w:rPr>
        <w:t>,</w:t>
      </w:r>
      <w:r w:rsidR="00867A13"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1</w:t>
      </w:r>
      <w:r w:rsidR="00867A13" w:rsidRPr="000558B4">
        <w:rPr>
          <w:rFonts w:ascii="Times New Roman" w:eastAsia="宋体" w:hAnsi="Times New Roman" w:cs="Times New Roman"/>
          <w:sz w:val="18"/>
          <w:szCs w:val="18"/>
        </w:rPr>
        <w:t>992</w:t>
      </w:r>
      <w:r w:rsidRPr="000558B4">
        <w:rPr>
          <w:rFonts w:ascii="Times New Roman" w:eastAsia="宋体" w:hAnsi="Times New Roman" w:cs="Times New Roman"/>
          <w:sz w:val="18"/>
          <w:szCs w:val="18"/>
        </w:rPr>
        <w:t>(12):</w:t>
      </w:r>
      <w:r w:rsidR="00867A13"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14-15.</w:t>
      </w:r>
    </w:p>
    <w:p w14:paraId="0007EF14" w14:textId="77777777" w:rsidR="002D7329" w:rsidRPr="000558B4" w:rsidRDefault="00772A79" w:rsidP="0031162D">
      <w:pPr>
        <w:tabs>
          <w:tab w:val="left" w:pos="600"/>
        </w:tabs>
        <w:autoSpaceDE w:val="0"/>
        <w:autoSpaceDN w:val="0"/>
        <w:adjustRightInd w:val="0"/>
        <w:snapToGrid w:val="0"/>
        <w:spacing w:beforeLines="50" w:before="156"/>
        <w:rPr>
          <w:rFonts w:ascii="Times New Roman" w:eastAsia="宋体" w:hAnsi="Times New Roman" w:cs="Times New Roman"/>
          <w:sz w:val="18"/>
          <w:szCs w:val="18"/>
        </w:rPr>
      </w:pPr>
      <w:r w:rsidRPr="000558B4">
        <w:rPr>
          <w:rFonts w:ascii="Times New Roman" w:eastAsia="宋体" w:hAnsi="Times New Roman" w:cs="Times New Roman"/>
          <w:sz w:val="18"/>
          <w:szCs w:val="18"/>
        </w:rPr>
        <w:t>HU Chenyu. Discussion on the standard curve of cocoon filament size</w:t>
      </w:r>
      <w:r w:rsidR="00867A13"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[J].</w:t>
      </w:r>
      <w:r w:rsidR="00867A13" w:rsidRPr="000558B4">
        <w:rPr>
          <w:rFonts w:ascii="Times New Roman" w:eastAsia="宋体" w:hAnsi="Times New Roman" w:cs="Times New Roman"/>
          <w:sz w:val="18"/>
          <w:szCs w:val="18"/>
        </w:rPr>
        <w:t xml:space="preserve"> Journal of Silk, 1992</w:t>
      </w:r>
      <w:r w:rsidRPr="000558B4">
        <w:rPr>
          <w:rFonts w:ascii="Times New Roman" w:eastAsia="宋体" w:hAnsi="Times New Roman" w:cs="Times New Roman"/>
          <w:sz w:val="18"/>
          <w:szCs w:val="18"/>
        </w:rPr>
        <w:t>(12):</w:t>
      </w:r>
      <w:r w:rsidR="00867A13"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14-15.</w:t>
      </w:r>
    </w:p>
    <w:p w14:paraId="4B6B8285" w14:textId="77777777" w:rsidR="002D7329" w:rsidRPr="000558B4" w:rsidRDefault="00772A79" w:rsidP="0031162D">
      <w:pPr>
        <w:tabs>
          <w:tab w:val="left" w:pos="600"/>
        </w:tabs>
        <w:autoSpaceDE w:val="0"/>
        <w:autoSpaceDN w:val="0"/>
        <w:adjustRightInd w:val="0"/>
        <w:snapToGrid w:val="0"/>
        <w:spacing w:beforeLines="50" w:before="156"/>
        <w:rPr>
          <w:rFonts w:ascii="Times New Roman" w:eastAsia="宋体" w:hAnsi="Times New Roman" w:cs="Times New Roman"/>
          <w:sz w:val="18"/>
          <w:szCs w:val="18"/>
        </w:rPr>
      </w:pPr>
      <w:r w:rsidRPr="000558B4">
        <w:rPr>
          <w:rFonts w:ascii="Times New Roman" w:eastAsia="宋体" w:hAnsi="Times New Roman" w:cs="Times New Roman"/>
          <w:sz w:val="18"/>
          <w:szCs w:val="18"/>
        </w:rPr>
        <w:t>[</w:t>
      </w:r>
      <w:r w:rsidR="006E23F4" w:rsidRPr="000558B4">
        <w:rPr>
          <w:rFonts w:ascii="Times New Roman" w:eastAsia="宋体" w:hAnsi="Times New Roman" w:cs="Times New Roman"/>
          <w:sz w:val="18"/>
          <w:szCs w:val="18"/>
        </w:rPr>
        <w:t>33</w:t>
      </w:r>
      <w:r w:rsidRPr="000558B4">
        <w:rPr>
          <w:rFonts w:ascii="Times New Roman" w:eastAsia="宋体" w:hAnsi="Times New Roman" w:cs="Times New Roman"/>
          <w:sz w:val="18"/>
          <w:szCs w:val="18"/>
        </w:rPr>
        <w:t>]</w:t>
      </w:r>
      <w:r w:rsidRPr="000558B4">
        <w:rPr>
          <w:rFonts w:ascii="Times New Roman" w:eastAsia="宋体" w:hAnsi="Times New Roman" w:cs="Times New Roman"/>
          <w:sz w:val="18"/>
          <w:szCs w:val="18"/>
        </w:rPr>
        <w:t>胡琛瑜</w:t>
      </w:r>
      <w:r w:rsidRPr="000558B4">
        <w:rPr>
          <w:rFonts w:ascii="Times New Roman" w:eastAsia="宋体" w:hAnsi="Times New Roman" w:cs="Times New Roman"/>
          <w:sz w:val="18"/>
          <w:szCs w:val="18"/>
        </w:rPr>
        <w:t>.</w:t>
      </w:r>
      <w:r w:rsidR="00867A13"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茧丝纤度标准曲线在工艺设计中的应用</w:t>
      </w:r>
      <w:r w:rsidRPr="000558B4">
        <w:rPr>
          <w:rFonts w:ascii="Times New Roman" w:eastAsia="宋体" w:hAnsi="Times New Roman" w:cs="Times New Roman"/>
          <w:sz w:val="18"/>
          <w:szCs w:val="18"/>
        </w:rPr>
        <w:t>[J].</w:t>
      </w:r>
      <w:r w:rsidR="00867A13"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丝绸</w:t>
      </w:r>
      <w:r w:rsidRPr="000558B4">
        <w:rPr>
          <w:rFonts w:ascii="Times New Roman" w:eastAsia="宋体" w:hAnsi="Times New Roman" w:cs="Times New Roman"/>
          <w:sz w:val="18"/>
          <w:szCs w:val="18"/>
        </w:rPr>
        <w:t>,</w:t>
      </w:r>
      <w:r w:rsidR="00867A13" w:rsidRPr="000558B4">
        <w:rPr>
          <w:rFonts w:ascii="Times New Roman" w:eastAsia="宋体" w:hAnsi="Times New Roman" w:cs="Times New Roman"/>
          <w:sz w:val="18"/>
          <w:szCs w:val="18"/>
        </w:rPr>
        <w:t xml:space="preserve"> 1993</w:t>
      </w:r>
      <w:r w:rsidRPr="000558B4">
        <w:rPr>
          <w:rFonts w:ascii="Times New Roman" w:eastAsia="宋体" w:hAnsi="Times New Roman" w:cs="Times New Roman"/>
          <w:sz w:val="18"/>
          <w:szCs w:val="18"/>
        </w:rPr>
        <w:t>(5):</w:t>
      </w:r>
      <w:r w:rsidR="00867A13"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20-22.</w:t>
      </w:r>
    </w:p>
    <w:p w14:paraId="767B0141" w14:textId="77777777" w:rsidR="002D7329" w:rsidRPr="000558B4" w:rsidRDefault="00772A79" w:rsidP="0031162D">
      <w:pPr>
        <w:tabs>
          <w:tab w:val="left" w:pos="600"/>
        </w:tabs>
        <w:autoSpaceDE w:val="0"/>
        <w:autoSpaceDN w:val="0"/>
        <w:adjustRightInd w:val="0"/>
        <w:snapToGrid w:val="0"/>
        <w:spacing w:beforeLines="50" w:before="156"/>
        <w:rPr>
          <w:rFonts w:ascii="Times New Roman" w:eastAsia="宋体" w:hAnsi="Times New Roman" w:cs="Times New Roman"/>
          <w:sz w:val="18"/>
          <w:szCs w:val="18"/>
        </w:rPr>
      </w:pPr>
      <w:r w:rsidRPr="000558B4">
        <w:rPr>
          <w:rFonts w:ascii="Times New Roman" w:eastAsia="宋体" w:hAnsi="Times New Roman" w:cs="Times New Roman"/>
          <w:sz w:val="18"/>
          <w:szCs w:val="18"/>
        </w:rPr>
        <w:t>HU Chenyu. Application of the standard curve of cocoon filament size in process design</w:t>
      </w:r>
      <w:r w:rsidR="00867A13"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[J].</w:t>
      </w:r>
      <w:r w:rsidR="00867A13" w:rsidRPr="000558B4">
        <w:rPr>
          <w:rFonts w:ascii="Times New Roman" w:eastAsia="宋体" w:hAnsi="Times New Roman" w:cs="Times New Roman"/>
          <w:sz w:val="18"/>
          <w:szCs w:val="18"/>
        </w:rPr>
        <w:t xml:space="preserve"> Journal of Silk, 1993</w:t>
      </w:r>
      <w:r w:rsidRPr="000558B4">
        <w:rPr>
          <w:rFonts w:ascii="Times New Roman" w:eastAsia="宋体" w:hAnsi="Times New Roman" w:cs="Times New Roman"/>
          <w:sz w:val="18"/>
          <w:szCs w:val="18"/>
        </w:rPr>
        <w:t>(5):</w:t>
      </w:r>
      <w:r w:rsidR="00867A13"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20-22.</w:t>
      </w:r>
    </w:p>
    <w:p w14:paraId="67EC1964" w14:textId="77777777" w:rsidR="002D7329" w:rsidRPr="000558B4" w:rsidRDefault="00772A79" w:rsidP="0031162D">
      <w:pPr>
        <w:tabs>
          <w:tab w:val="left" w:pos="600"/>
        </w:tabs>
        <w:autoSpaceDE w:val="0"/>
        <w:autoSpaceDN w:val="0"/>
        <w:adjustRightInd w:val="0"/>
        <w:snapToGrid w:val="0"/>
        <w:spacing w:beforeLines="50" w:before="156"/>
        <w:rPr>
          <w:rFonts w:ascii="Times New Roman" w:eastAsia="宋体" w:hAnsi="Times New Roman" w:cs="Times New Roman"/>
          <w:sz w:val="18"/>
          <w:szCs w:val="18"/>
        </w:rPr>
      </w:pPr>
      <w:r w:rsidRPr="000558B4">
        <w:rPr>
          <w:rFonts w:ascii="Times New Roman" w:eastAsia="宋体" w:hAnsi="Times New Roman" w:cs="Times New Roman"/>
          <w:sz w:val="18"/>
          <w:szCs w:val="18"/>
        </w:rPr>
        <w:t>[</w:t>
      </w:r>
      <w:r w:rsidR="006E23F4" w:rsidRPr="000558B4">
        <w:rPr>
          <w:rFonts w:ascii="Times New Roman" w:eastAsia="宋体" w:hAnsi="Times New Roman" w:cs="Times New Roman"/>
          <w:sz w:val="18"/>
          <w:szCs w:val="18"/>
        </w:rPr>
        <w:t>34</w:t>
      </w:r>
      <w:r w:rsidRPr="000558B4">
        <w:rPr>
          <w:rFonts w:ascii="Times New Roman" w:eastAsia="宋体" w:hAnsi="Times New Roman" w:cs="Times New Roman"/>
          <w:sz w:val="18"/>
          <w:szCs w:val="18"/>
        </w:rPr>
        <w:t>]</w:t>
      </w:r>
      <w:r w:rsidRPr="000558B4">
        <w:rPr>
          <w:rFonts w:ascii="Times New Roman" w:eastAsia="宋体" w:hAnsi="Times New Roman" w:cs="Times New Roman"/>
          <w:sz w:val="18"/>
          <w:szCs w:val="18"/>
        </w:rPr>
        <w:t>胡琛瑜</w:t>
      </w:r>
      <w:r w:rsidRPr="000558B4">
        <w:rPr>
          <w:rFonts w:ascii="Times New Roman" w:eastAsia="宋体" w:hAnsi="Times New Roman" w:cs="Times New Roman"/>
          <w:sz w:val="18"/>
          <w:szCs w:val="18"/>
        </w:rPr>
        <w:t>.</w:t>
      </w:r>
      <w:r w:rsidR="00867A13"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茧丝纤度特征数计算方法的探讨及外、中、内层的划分</w:t>
      </w:r>
      <w:r w:rsidRPr="000558B4">
        <w:rPr>
          <w:rFonts w:ascii="Times New Roman" w:eastAsia="宋体" w:hAnsi="Times New Roman" w:cs="Times New Roman"/>
          <w:sz w:val="18"/>
          <w:szCs w:val="18"/>
        </w:rPr>
        <w:t>[J].</w:t>
      </w:r>
      <w:r w:rsidR="00867A13"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丝绸</w:t>
      </w:r>
      <w:r w:rsidRPr="000558B4">
        <w:rPr>
          <w:rFonts w:ascii="Times New Roman" w:eastAsia="宋体" w:hAnsi="Times New Roman" w:cs="Times New Roman"/>
          <w:sz w:val="18"/>
          <w:szCs w:val="18"/>
        </w:rPr>
        <w:t>,</w:t>
      </w:r>
      <w:r w:rsidR="00867A13" w:rsidRPr="000558B4">
        <w:rPr>
          <w:rFonts w:ascii="Times New Roman" w:eastAsia="宋体" w:hAnsi="Times New Roman" w:cs="Times New Roman"/>
          <w:sz w:val="18"/>
          <w:szCs w:val="18"/>
        </w:rPr>
        <w:t xml:space="preserve"> 1993</w:t>
      </w:r>
      <w:r w:rsidRPr="000558B4">
        <w:rPr>
          <w:rFonts w:ascii="Times New Roman" w:eastAsia="宋体" w:hAnsi="Times New Roman" w:cs="Times New Roman"/>
          <w:sz w:val="18"/>
          <w:szCs w:val="18"/>
        </w:rPr>
        <w:t>(10):</w:t>
      </w:r>
      <w:r w:rsidR="00867A13"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37-38.</w:t>
      </w:r>
    </w:p>
    <w:p w14:paraId="6796F80D" w14:textId="77777777" w:rsidR="002D7329" w:rsidRPr="000558B4" w:rsidRDefault="00772A79" w:rsidP="0031162D">
      <w:pPr>
        <w:tabs>
          <w:tab w:val="left" w:pos="600"/>
        </w:tabs>
        <w:autoSpaceDE w:val="0"/>
        <w:autoSpaceDN w:val="0"/>
        <w:adjustRightInd w:val="0"/>
        <w:snapToGrid w:val="0"/>
        <w:spacing w:beforeLines="50" w:before="156"/>
        <w:rPr>
          <w:rFonts w:ascii="Times New Roman" w:eastAsia="宋体" w:hAnsi="Times New Roman" w:cs="Times New Roman"/>
          <w:sz w:val="18"/>
          <w:szCs w:val="18"/>
        </w:rPr>
      </w:pPr>
      <w:r w:rsidRPr="000558B4">
        <w:rPr>
          <w:rFonts w:ascii="Times New Roman" w:eastAsia="宋体" w:hAnsi="Times New Roman" w:cs="Times New Roman"/>
          <w:sz w:val="18"/>
          <w:szCs w:val="18"/>
        </w:rPr>
        <w:t>HU Chenyu. Discussion on the characteristic number of cocoon filament size curve and the division of the outer, middle and inner layer</w:t>
      </w:r>
      <w:r w:rsidR="00867A13"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[J].</w:t>
      </w:r>
      <w:r w:rsidR="00867A13"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Journal of Silk,</w:t>
      </w:r>
      <w:r w:rsidR="00867A13" w:rsidRPr="000558B4">
        <w:rPr>
          <w:rFonts w:ascii="Times New Roman" w:eastAsia="宋体" w:hAnsi="Times New Roman" w:cs="Times New Roman"/>
          <w:sz w:val="18"/>
          <w:szCs w:val="18"/>
        </w:rPr>
        <w:t xml:space="preserve"> 1993</w:t>
      </w:r>
      <w:r w:rsidRPr="000558B4">
        <w:rPr>
          <w:rFonts w:ascii="Times New Roman" w:eastAsia="宋体" w:hAnsi="Times New Roman" w:cs="Times New Roman"/>
          <w:sz w:val="18"/>
          <w:szCs w:val="18"/>
        </w:rPr>
        <w:t>(10):</w:t>
      </w:r>
      <w:r w:rsidR="00867A13"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37-38.</w:t>
      </w:r>
    </w:p>
    <w:p w14:paraId="25B70C0D" w14:textId="77777777" w:rsidR="002D7329" w:rsidRPr="000558B4" w:rsidRDefault="00772A79" w:rsidP="0031162D">
      <w:pPr>
        <w:tabs>
          <w:tab w:val="left" w:pos="600"/>
        </w:tabs>
        <w:autoSpaceDE w:val="0"/>
        <w:autoSpaceDN w:val="0"/>
        <w:adjustRightInd w:val="0"/>
        <w:snapToGrid w:val="0"/>
        <w:spacing w:beforeLines="50" w:before="156"/>
        <w:rPr>
          <w:rFonts w:ascii="Times New Roman" w:eastAsia="宋体" w:hAnsi="Times New Roman" w:cs="Times New Roman"/>
          <w:sz w:val="18"/>
          <w:szCs w:val="18"/>
        </w:rPr>
      </w:pPr>
      <w:r w:rsidRPr="000558B4">
        <w:rPr>
          <w:rFonts w:ascii="Times New Roman" w:eastAsia="宋体" w:hAnsi="Times New Roman" w:cs="Times New Roman"/>
          <w:sz w:val="18"/>
          <w:szCs w:val="18"/>
        </w:rPr>
        <w:t>[</w:t>
      </w:r>
      <w:r w:rsidR="006E23F4" w:rsidRPr="000558B4">
        <w:rPr>
          <w:rFonts w:ascii="Times New Roman" w:eastAsia="宋体" w:hAnsi="Times New Roman" w:cs="Times New Roman"/>
          <w:sz w:val="18"/>
          <w:szCs w:val="18"/>
        </w:rPr>
        <w:t>35</w:t>
      </w:r>
      <w:r w:rsidRPr="000558B4">
        <w:rPr>
          <w:rFonts w:ascii="Times New Roman" w:eastAsia="宋体" w:hAnsi="Times New Roman" w:cs="Times New Roman"/>
          <w:sz w:val="18"/>
          <w:szCs w:val="18"/>
        </w:rPr>
        <w:t>]</w:t>
      </w:r>
      <w:r w:rsidRPr="000558B4">
        <w:rPr>
          <w:rFonts w:ascii="Times New Roman" w:eastAsia="宋体" w:hAnsi="Times New Roman" w:cs="Times New Roman"/>
          <w:sz w:val="18"/>
          <w:szCs w:val="18"/>
        </w:rPr>
        <w:t>梁烈峰</w:t>
      </w:r>
      <w:r w:rsidRPr="000558B4">
        <w:rPr>
          <w:rFonts w:ascii="Times New Roman" w:eastAsia="宋体" w:hAnsi="Times New Roman" w:cs="Times New Roman"/>
          <w:sz w:val="18"/>
          <w:szCs w:val="18"/>
        </w:rPr>
        <w:t>.</w:t>
      </w:r>
      <w:bookmarkStart w:id="293" w:name="OLE_LINK23"/>
      <w:bookmarkStart w:id="294" w:name="OLE_LINK22"/>
      <w:r w:rsidR="00867A13"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茧丝纤度曲线的拟合及其应用</w:t>
      </w:r>
      <w:bookmarkEnd w:id="293"/>
      <w:bookmarkEnd w:id="294"/>
      <w:r w:rsidRPr="000558B4">
        <w:rPr>
          <w:rFonts w:ascii="Times New Roman" w:eastAsia="宋体" w:hAnsi="Times New Roman" w:cs="Times New Roman"/>
          <w:sz w:val="18"/>
          <w:szCs w:val="18"/>
        </w:rPr>
        <w:t>[J].</w:t>
      </w:r>
      <w:r w:rsidR="00867A13"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现代纺织技术</w:t>
      </w:r>
      <w:r w:rsidRPr="000558B4">
        <w:rPr>
          <w:rFonts w:ascii="Times New Roman" w:eastAsia="宋体" w:hAnsi="Times New Roman" w:cs="Times New Roman"/>
          <w:sz w:val="18"/>
          <w:szCs w:val="18"/>
        </w:rPr>
        <w:t>,</w:t>
      </w:r>
      <w:r w:rsidR="00867A13" w:rsidRPr="000558B4">
        <w:rPr>
          <w:rFonts w:ascii="Times New Roman" w:eastAsia="宋体" w:hAnsi="Times New Roman" w:cs="Times New Roman"/>
          <w:sz w:val="18"/>
          <w:szCs w:val="18"/>
        </w:rPr>
        <w:t xml:space="preserve"> 1998</w:t>
      </w:r>
      <w:r w:rsidR="00524FAB">
        <w:rPr>
          <w:rFonts w:ascii="Times New Roman" w:eastAsia="宋体" w:hAnsi="Times New Roman" w:cs="Times New Roman" w:hint="eastAsia"/>
          <w:sz w:val="18"/>
          <w:szCs w:val="18"/>
        </w:rPr>
        <w:t>,6</w:t>
      </w:r>
      <w:r w:rsidRPr="000558B4">
        <w:rPr>
          <w:rFonts w:ascii="Times New Roman" w:eastAsia="宋体" w:hAnsi="Times New Roman" w:cs="Times New Roman"/>
          <w:sz w:val="18"/>
          <w:szCs w:val="18"/>
        </w:rPr>
        <w:t>(2):</w:t>
      </w:r>
      <w:r w:rsidR="00867A13" w:rsidRPr="000558B4">
        <w:rPr>
          <w:rFonts w:ascii="Times New Roman" w:eastAsia="宋体" w:hAnsi="Times New Roman" w:cs="Times New Roman"/>
          <w:sz w:val="18"/>
          <w:szCs w:val="18"/>
        </w:rPr>
        <w:t xml:space="preserve"> </w:t>
      </w:r>
      <w:r w:rsidRPr="000558B4">
        <w:rPr>
          <w:rFonts w:ascii="Times New Roman" w:eastAsia="宋体" w:hAnsi="Times New Roman" w:cs="Times New Roman"/>
          <w:sz w:val="18"/>
          <w:szCs w:val="18"/>
        </w:rPr>
        <w:t>33-36.</w:t>
      </w:r>
    </w:p>
    <w:p w14:paraId="7A5615D4" w14:textId="77777777" w:rsidR="002D7329" w:rsidRDefault="00867A13" w:rsidP="005128EB">
      <w:pPr>
        <w:tabs>
          <w:tab w:val="left" w:pos="600"/>
        </w:tabs>
        <w:autoSpaceDE w:val="0"/>
        <w:autoSpaceDN w:val="0"/>
        <w:adjustRightInd w:val="0"/>
        <w:snapToGrid w:val="0"/>
        <w:spacing w:beforeLines="50" w:before="156"/>
        <w:rPr>
          <w:ins w:id="295" w:author="XU" w:date="2018-09-26T15:18:00Z"/>
          <w:rFonts w:ascii="Times New Roman" w:eastAsia="宋体" w:hAnsi="Times New Roman" w:cs="Times New Roman"/>
          <w:sz w:val="18"/>
          <w:szCs w:val="18"/>
        </w:rPr>
      </w:pPr>
      <w:r w:rsidRPr="000558B4">
        <w:rPr>
          <w:rFonts w:ascii="Times New Roman" w:eastAsia="宋体" w:hAnsi="Times New Roman" w:cs="Times New Roman"/>
          <w:sz w:val="18"/>
          <w:szCs w:val="18"/>
        </w:rPr>
        <w:t xml:space="preserve">LIANG </w:t>
      </w:r>
      <w:r w:rsidR="00772A79" w:rsidRPr="000558B4">
        <w:rPr>
          <w:rFonts w:ascii="Times New Roman" w:eastAsia="宋体" w:hAnsi="Times New Roman" w:cs="Times New Roman"/>
          <w:sz w:val="18"/>
          <w:szCs w:val="18"/>
        </w:rPr>
        <w:t>Liefeng. The fitting and application of cocoon filament size curve</w:t>
      </w:r>
      <w:r w:rsidRPr="000558B4">
        <w:rPr>
          <w:rFonts w:ascii="Times New Roman" w:eastAsia="宋体" w:hAnsi="Times New Roman" w:cs="Times New Roman"/>
          <w:sz w:val="18"/>
          <w:szCs w:val="18"/>
        </w:rPr>
        <w:t xml:space="preserve"> </w:t>
      </w:r>
      <w:r w:rsidR="00772A79" w:rsidRPr="000558B4">
        <w:rPr>
          <w:rFonts w:ascii="Times New Roman" w:eastAsia="宋体" w:hAnsi="Times New Roman" w:cs="Times New Roman"/>
          <w:sz w:val="18"/>
          <w:szCs w:val="18"/>
        </w:rPr>
        <w:t>[J].</w:t>
      </w:r>
      <w:r w:rsidRPr="000558B4">
        <w:rPr>
          <w:rFonts w:ascii="Times New Roman" w:eastAsia="宋体" w:hAnsi="Times New Roman" w:cs="Times New Roman"/>
          <w:sz w:val="18"/>
          <w:szCs w:val="18"/>
        </w:rPr>
        <w:t xml:space="preserve"> </w:t>
      </w:r>
      <w:r w:rsidR="00772A79" w:rsidRPr="000558B4">
        <w:rPr>
          <w:rFonts w:ascii="Times New Roman" w:eastAsia="宋体" w:hAnsi="Times New Roman" w:cs="Times New Roman"/>
          <w:sz w:val="18"/>
          <w:szCs w:val="18"/>
        </w:rPr>
        <w:t>Modern Textile Technology,</w:t>
      </w:r>
      <w:r w:rsidRPr="000558B4">
        <w:rPr>
          <w:rFonts w:ascii="Times New Roman" w:eastAsia="宋体" w:hAnsi="Times New Roman" w:cs="Times New Roman"/>
          <w:sz w:val="18"/>
          <w:szCs w:val="18"/>
        </w:rPr>
        <w:t xml:space="preserve"> 1998</w:t>
      </w:r>
      <w:r w:rsidR="00524FAB">
        <w:rPr>
          <w:rFonts w:ascii="Times New Roman" w:eastAsia="宋体" w:hAnsi="Times New Roman" w:cs="Times New Roman" w:hint="eastAsia"/>
          <w:sz w:val="18"/>
          <w:szCs w:val="18"/>
        </w:rPr>
        <w:t>,6</w:t>
      </w:r>
      <w:r w:rsidR="00772A79" w:rsidRPr="000558B4">
        <w:rPr>
          <w:rFonts w:ascii="Times New Roman" w:eastAsia="宋体" w:hAnsi="Times New Roman" w:cs="Times New Roman"/>
          <w:sz w:val="18"/>
          <w:szCs w:val="18"/>
        </w:rPr>
        <w:t>(2):</w:t>
      </w:r>
      <w:r w:rsidRPr="000558B4">
        <w:rPr>
          <w:rFonts w:ascii="Times New Roman" w:eastAsia="宋体" w:hAnsi="Times New Roman" w:cs="Times New Roman"/>
          <w:sz w:val="18"/>
          <w:szCs w:val="18"/>
        </w:rPr>
        <w:t xml:space="preserve"> </w:t>
      </w:r>
      <w:r w:rsidR="00772A79" w:rsidRPr="000558B4">
        <w:rPr>
          <w:rFonts w:ascii="Times New Roman" w:eastAsia="宋体" w:hAnsi="Times New Roman" w:cs="Times New Roman"/>
          <w:sz w:val="18"/>
          <w:szCs w:val="18"/>
        </w:rPr>
        <w:t>33-36.</w:t>
      </w:r>
    </w:p>
    <w:p w14:paraId="53904E51" w14:textId="77777777" w:rsidR="00B44C9A" w:rsidRDefault="00B44C9A" w:rsidP="005128EB">
      <w:pPr>
        <w:tabs>
          <w:tab w:val="left" w:pos="600"/>
        </w:tabs>
        <w:autoSpaceDE w:val="0"/>
        <w:autoSpaceDN w:val="0"/>
        <w:adjustRightInd w:val="0"/>
        <w:snapToGrid w:val="0"/>
        <w:spacing w:beforeLines="50" w:before="156"/>
        <w:rPr>
          <w:ins w:id="296" w:author="XU" w:date="2018-09-26T15:18:00Z"/>
          <w:rFonts w:ascii="Times New Roman" w:eastAsia="宋体" w:hAnsi="Times New Roman" w:cs="Times New Roman"/>
          <w:sz w:val="18"/>
          <w:szCs w:val="18"/>
        </w:rPr>
      </w:pPr>
    </w:p>
    <w:p w14:paraId="62194D45" w14:textId="77777777" w:rsidR="00B44C9A" w:rsidRDefault="00B44C9A" w:rsidP="005128EB">
      <w:pPr>
        <w:tabs>
          <w:tab w:val="left" w:pos="600"/>
        </w:tabs>
        <w:autoSpaceDE w:val="0"/>
        <w:autoSpaceDN w:val="0"/>
        <w:adjustRightInd w:val="0"/>
        <w:snapToGrid w:val="0"/>
        <w:spacing w:beforeLines="50" w:before="156"/>
        <w:rPr>
          <w:ins w:id="297" w:author="XU" w:date="2018-09-26T15:18:00Z"/>
          <w:rFonts w:ascii="Times New Roman" w:eastAsia="宋体" w:hAnsi="Times New Roman" w:cs="Times New Roman"/>
          <w:sz w:val="18"/>
          <w:szCs w:val="18"/>
        </w:rPr>
      </w:pPr>
    </w:p>
    <w:p w14:paraId="7FB633B8" w14:textId="77777777" w:rsidR="00B44C9A" w:rsidRDefault="00B44C9A" w:rsidP="005128EB">
      <w:pPr>
        <w:tabs>
          <w:tab w:val="left" w:pos="600"/>
        </w:tabs>
        <w:autoSpaceDE w:val="0"/>
        <w:autoSpaceDN w:val="0"/>
        <w:adjustRightInd w:val="0"/>
        <w:snapToGrid w:val="0"/>
        <w:spacing w:beforeLines="50" w:before="156"/>
        <w:rPr>
          <w:ins w:id="298" w:author="XU" w:date="2018-09-26T15:18:00Z"/>
          <w:rFonts w:ascii="Times New Roman" w:eastAsia="宋体" w:hAnsi="Times New Roman" w:cs="Times New Roman"/>
          <w:sz w:val="18"/>
          <w:szCs w:val="18"/>
        </w:rPr>
      </w:pPr>
    </w:p>
    <w:p w14:paraId="0BEB0A04" w14:textId="77777777" w:rsidR="00B44C9A" w:rsidRPr="000558B4" w:rsidRDefault="00B44C9A" w:rsidP="005128EB">
      <w:pPr>
        <w:tabs>
          <w:tab w:val="left" w:pos="600"/>
        </w:tabs>
        <w:autoSpaceDE w:val="0"/>
        <w:autoSpaceDN w:val="0"/>
        <w:adjustRightInd w:val="0"/>
        <w:snapToGrid w:val="0"/>
        <w:spacing w:beforeLines="50" w:before="156"/>
        <w:rPr>
          <w:rFonts w:ascii="Times New Roman" w:eastAsia="宋体" w:hAnsi="Times New Roman" w:cs="Times New Roman"/>
          <w:sz w:val="18"/>
          <w:szCs w:val="18"/>
        </w:rPr>
      </w:pPr>
      <w:ins w:id="299" w:author="XU" w:date="2018-09-26T15:18:00Z">
        <w:r>
          <w:rPr>
            <w:rStyle w:val="ae"/>
          </w:rPr>
          <w:commentReference w:id="300"/>
        </w:r>
      </w:ins>
    </w:p>
    <w:sectPr w:rsidR="00B44C9A" w:rsidRPr="000558B4" w:rsidSect="00954A64">
      <w:footerReference w:type="default" r:id="rId36"/>
      <w:pgSz w:w="11906" w:h="16838"/>
      <w:pgMar w:top="1701" w:right="964" w:bottom="1134" w:left="964"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47" w:author="XU" w:date="2018-09-26T15:19:00Z" w:initials="X">
    <w:p w14:paraId="38FAC980" w14:textId="77777777" w:rsidR="00CC4C89" w:rsidRPr="00CC4C89" w:rsidRDefault="00CC4C89">
      <w:pPr>
        <w:pStyle w:val="af"/>
        <w:rPr>
          <w:rFonts w:ascii="宋体" w:eastAsia="宋体" w:hAnsi="宋体"/>
        </w:rPr>
      </w:pPr>
      <w:r>
        <w:rPr>
          <w:rStyle w:val="ae"/>
        </w:rPr>
        <w:annotationRef/>
      </w:r>
      <w:r>
        <w:rPr>
          <w:rFonts w:ascii="宋体" w:eastAsia="宋体" w:hAnsi="宋体" w:hint="eastAsia"/>
        </w:rPr>
        <w:t>≤</w:t>
      </w:r>
    </w:p>
  </w:comment>
  <w:comment w:id="148" w:author="JiweiHuang" w:date="2018-09-26T23:04:00Z" w:initials="J">
    <w:p w14:paraId="08110148" w14:textId="77777777" w:rsidR="008E5F6F" w:rsidRDefault="008E5F6F">
      <w:pPr>
        <w:pStyle w:val="af"/>
        <w:rPr>
          <w:rFonts w:hint="eastAsia"/>
        </w:rPr>
      </w:pPr>
      <w:r>
        <w:rPr>
          <w:rStyle w:val="ae"/>
        </w:rPr>
        <w:annotationRef/>
      </w:r>
      <m:oMath>
        <m:r>
          <w:rPr>
            <w:rFonts w:ascii="Cambria Math" w:eastAsia="宋体" w:hAnsi="Cambria Math" w:cs="Times New Roman"/>
          </w:rPr>
          <m:t>≤</m:t>
        </m:r>
      </m:oMath>
      <w:r w:rsidR="00886198">
        <w:rPr>
          <w:rFonts w:hint="eastAsia"/>
        </w:rPr>
        <w:t xml:space="preserve"> 已改为</w:t>
      </w:r>
      <w:r w:rsidR="00886198">
        <w:rPr>
          <w:rFonts w:ascii="宋体" w:eastAsia="宋体" w:hAnsi="宋体" w:hint="eastAsia"/>
        </w:rPr>
        <w:t>≤</w:t>
      </w:r>
    </w:p>
  </w:comment>
  <w:comment w:id="182" w:author="XU" w:date="2018-09-26T15:19:00Z" w:initials="X">
    <w:p w14:paraId="0F6AC91A" w14:textId="77777777" w:rsidR="00EE1282" w:rsidRDefault="00EE1282">
      <w:pPr>
        <w:pStyle w:val="af"/>
      </w:pPr>
      <w:r>
        <w:rPr>
          <w:rStyle w:val="ae"/>
        </w:rPr>
        <w:annotationRef/>
      </w:r>
      <w:r>
        <w:rPr>
          <w:rFonts w:hint="eastAsia"/>
        </w:rPr>
        <w:t>纵坐标R是斜体。</w:t>
      </w:r>
    </w:p>
  </w:comment>
  <w:comment w:id="215" w:author="XU" w:date="2018-09-26T15:19:00Z" w:initials="X">
    <w:p w14:paraId="0EB1A8CA" w14:textId="77777777" w:rsidR="00A83BFE" w:rsidRPr="00A83BFE" w:rsidRDefault="00A83BFE">
      <w:pPr>
        <w:pStyle w:val="af"/>
        <w:rPr>
          <w:rFonts w:ascii="宋体" w:eastAsia="宋体" w:hAnsi="宋体"/>
        </w:rPr>
      </w:pPr>
      <w:r>
        <w:rPr>
          <w:rStyle w:val="ae"/>
        </w:rPr>
        <w:annotationRef/>
      </w:r>
      <w:r w:rsidRPr="00A83BFE">
        <w:rPr>
          <w:rFonts w:ascii="宋体" w:eastAsia="宋体" w:hAnsi="宋体" w:hint="eastAsia"/>
        </w:rPr>
        <w:t>变量都改斜体。</w:t>
      </w:r>
    </w:p>
  </w:comment>
  <w:comment w:id="256" w:author="XU" w:date="2018-09-26T15:29:00Z" w:initials="X">
    <w:p w14:paraId="50A505A7" w14:textId="77777777" w:rsidR="009E1941" w:rsidRDefault="009E1941">
      <w:pPr>
        <w:pStyle w:val="af"/>
      </w:pPr>
      <w:r>
        <w:rPr>
          <w:rStyle w:val="ae"/>
        </w:rPr>
        <w:annotationRef/>
      </w:r>
      <w:r>
        <w:rPr>
          <w:rFonts w:hint="eastAsia"/>
        </w:rPr>
        <w:t>横坐标m正体。</w:t>
      </w:r>
    </w:p>
  </w:comment>
  <w:comment w:id="300" w:author="XU" w:date="2018-09-26T15:19:00Z" w:initials="X">
    <w:p w14:paraId="65D6C151" w14:textId="77777777" w:rsidR="00B44C9A" w:rsidRPr="00B44C9A" w:rsidRDefault="00B44C9A">
      <w:pPr>
        <w:pStyle w:val="af"/>
        <w:rPr>
          <w:rFonts w:ascii="宋体" w:eastAsia="宋体" w:hAnsi="宋体"/>
        </w:rPr>
      </w:pPr>
      <w:r>
        <w:rPr>
          <w:rStyle w:val="ae"/>
        </w:rPr>
        <w:annotationRef/>
      </w:r>
      <w:r w:rsidRPr="00B44C9A">
        <w:rPr>
          <w:rFonts w:ascii="宋体" w:eastAsia="宋体" w:hAnsi="宋体" w:hint="eastAsia"/>
        </w:rPr>
        <w:t>请在此稿的基础上进行修改和补充，并保留修改痕迹，于</w:t>
      </w:r>
      <w:r w:rsidRPr="00B44C9A">
        <w:rPr>
          <w:rFonts w:ascii="宋体" w:eastAsia="宋体" w:hAnsi="宋体"/>
        </w:rPr>
        <w:t>2</w:t>
      </w:r>
      <w:r w:rsidRPr="00B44C9A">
        <w:rPr>
          <w:rFonts w:ascii="宋体" w:eastAsia="宋体" w:hAnsi="宋体" w:hint="eastAsia"/>
        </w:rPr>
        <w:t>日内返回修改稿，谢谢。</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8FAC980" w15:done="0"/>
  <w15:commentEx w15:paraId="08110148" w15:paraIdParent="38FAC980" w15:done="0"/>
  <w15:commentEx w15:paraId="0F6AC91A" w15:done="0"/>
  <w15:commentEx w15:paraId="0EB1A8CA" w15:done="0"/>
  <w15:commentEx w15:paraId="50A505A7" w15:done="0"/>
  <w15:commentEx w15:paraId="65D6C151"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A55D6AD" w14:textId="77777777" w:rsidR="00D452E2" w:rsidRDefault="00D452E2" w:rsidP="003760D4">
      <w:r>
        <w:separator/>
      </w:r>
    </w:p>
  </w:endnote>
  <w:endnote w:type="continuationSeparator" w:id="0">
    <w:p w14:paraId="46173FA5" w14:textId="77777777" w:rsidR="00D452E2" w:rsidRDefault="00D452E2" w:rsidP="003760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36937569"/>
      <w:docPartObj>
        <w:docPartGallery w:val="Page Numbers (Bottom of Page)"/>
        <w:docPartUnique/>
      </w:docPartObj>
    </w:sdtPr>
    <w:sdtContent>
      <w:p w14:paraId="0EB2DB75" w14:textId="4BDA1225" w:rsidR="00B81A6C" w:rsidRDefault="00B81A6C">
        <w:pPr>
          <w:pStyle w:val="a3"/>
          <w:jc w:val="center"/>
        </w:pPr>
        <w:r>
          <w:fldChar w:fldCharType="begin"/>
        </w:r>
        <w:r>
          <w:instrText>PAGE   \* MERGEFORMAT</w:instrText>
        </w:r>
        <w:r>
          <w:fldChar w:fldCharType="separate"/>
        </w:r>
        <w:r w:rsidR="00C0438A" w:rsidRPr="00C0438A">
          <w:rPr>
            <w:noProof/>
            <w:lang w:val="zh-CN"/>
          </w:rPr>
          <w:t>10</w:t>
        </w:r>
        <w:r>
          <w:fldChar w:fldCharType="end"/>
        </w:r>
      </w:p>
    </w:sdtContent>
  </w:sdt>
  <w:p w14:paraId="7E99C714" w14:textId="77777777" w:rsidR="00B81A6C" w:rsidRDefault="00B81A6C">
    <w:pPr>
      <w:pStyle w:val="a3"/>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AED4FA" w14:textId="77777777" w:rsidR="00D452E2" w:rsidRDefault="00D452E2" w:rsidP="003760D4">
      <w:r>
        <w:separator/>
      </w:r>
    </w:p>
  </w:footnote>
  <w:footnote w:type="continuationSeparator" w:id="0">
    <w:p w14:paraId="099F775A" w14:textId="77777777" w:rsidR="00D452E2" w:rsidRDefault="00D452E2" w:rsidP="003760D4">
      <w:r>
        <w:continuationSeparator/>
      </w:r>
    </w:p>
  </w:footnote>
</w:footnotes>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iweiHuang">
    <w15:presenceInfo w15:providerId="None" w15:userId="JiweiHua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activeWritingStyle w:appName="MSWord" w:lang="en-US" w:vendorID="64" w:dllVersion="131078" w:nlCheck="1" w:checkStyle="0"/>
  <w:activeWritingStyle w:appName="MSWord" w:lang="zh-CN" w:vendorID="64" w:dllVersion="131077" w:nlCheck="1" w:checkStyle="1"/>
  <w:trackRevision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DF5C99"/>
    <w:rsid w:val="0000097B"/>
    <w:rsid w:val="00012244"/>
    <w:rsid w:val="00021643"/>
    <w:rsid w:val="00021F47"/>
    <w:rsid w:val="00023C72"/>
    <w:rsid w:val="00024218"/>
    <w:rsid w:val="000256E8"/>
    <w:rsid w:val="00025E75"/>
    <w:rsid w:val="000272EE"/>
    <w:rsid w:val="00031BDC"/>
    <w:rsid w:val="000332B5"/>
    <w:rsid w:val="00033776"/>
    <w:rsid w:val="00037AF7"/>
    <w:rsid w:val="00037D42"/>
    <w:rsid w:val="000406BE"/>
    <w:rsid w:val="00046534"/>
    <w:rsid w:val="0004756B"/>
    <w:rsid w:val="00050D72"/>
    <w:rsid w:val="00053A28"/>
    <w:rsid w:val="000558B4"/>
    <w:rsid w:val="00060EA3"/>
    <w:rsid w:val="00062CC2"/>
    <w:rsid w:val="00065771"/>
    <w:rsid w:val="00067266"/>
    <w:rsid w:val="000676A6"/>
    <w:rsid w:val="00071316"/>
    <w:rsid w:val="0007197C"/>
    <w:rsid w:val="00071F98"/>
    <w:rsid w:val="0007363D"/>
    <w:rsid w:val="00074063"/>
    <w:rsid w:val="00074CFD"/>
    <w:rsid w:val="00074EA1"/>
    <w:rsid w:val="00075912"/>
    <w:rsid w:val="00083961"/>
    <w:rsid w:val="00083C40"/>
    <w:rsid w:val="000851B4"/>
    <w:rsid w:val="000865DD"/>
    <w:rsid w:val="000906C5"/>
    <w:rsid w:val="00090EB9"/>
    <w:rsid w:val="0009212A"/>
    <w:rsid w:val="000977B2"/>
    <w:rsid w:val="000A25F7"/>
    <w:rsid w:val="000A302F"/>
    <w:rsid w:val="000A5E93"/>
    <w:rsid w:val="000A71F9"/>
    <w:rsid w:val="000A75E1"/>
    <w:rsid w:val="000B2BF0"/>
    <w:rsid w:val="000B2CB5"/>
    <w:rsid w:val="000B2CEC"/>
    <w:rsid w:val="000B2E82"/>
    <w:rsid w:val="000B4EB0"/>
    <w:rsid w:val="000C0DD9"/>
    <w:rsid w:val="000C247B"/>
    <w:rsid w:val="000C351D"/>
    <w:rsid w:val="000C3A96"/>
    <w:rsid w:val="000C3CC3"/>
    <w:rsid w:val="000C42E7"/>
    <w:rsid w:val="000C4A1E"/>
    <w:rsid w:val="000C5AF2"/>
    <w:rsid w:val="000C5CD6"/>
    <w:rsid w:val="000C63BD"/>
    <w:rsid w:val="000C645C"/>
    <w:rsid w:val="000D1983"/>
    <w:rsid w:val="000D4EB2"/>
    <w:rsid w:val="000D717E"/>
    <w:rsid w:val="000E02D8"/>
    <w:rsid w:val="000E4104"/>
    <w:rsid w:val="000E5C72"/>
    <w:rsid w:val="000E779E"/>
    <w:rsid w:val="000E77BA"/>
    <w:rsid w:val="000E79ED"/>
    <w:rsid w:val="000F14C5"/>
    <w:rsid w:val="000F1FFF"/>
    <w:rsid w:val="000F22F4"/>
    <w:rsid w:val="000F3322"/>
    <w:rsid w:val="000F3A13"/>
    <w:rsid w:val="000F4B60"/>
    <w:rsid w:val="00102ADB"/>
    <w:rsid w:val="001031D1"/>
    <w:rsid w:val="001047BF"/>
    <w:rsid w:val="0011079C"/>
    <w:rsid w:val="00110EA4"/>
    <w:rsid w:val="00110FB1"/>
    <w:rsid w:val="00114CE4"/>
    <w:rsid w:val="001163B9"/>
    <w:rsid w:val="00117BE6"/>
    <w:rsid w:val="00121642"/>
    <w:rsid w:val="00121ED7"/>
    <w:rsid w:val="001220EC"/>
    <w:rsid w:val="001242FC"/>
    <w:rsid w:val="00125A96"/>
    <w:rsid w:val="001262D1"/>
    <w:rsid w:val="00126A6B"/>
    <w:rsid w:val="00126AAD"/>
    <w:rsid w:val="0012720E"/>
    <w:rsid w:val="00134FA5"/>
    <w:rsid w:val="00135760"/>
    <w:rsid w:val="00137278"/>
    <w:rsid w:val="0013738C"/>
    <w:rsid w:val="00137A5C"/>
    <w:rsid w:val="00140AB0"/>
    <w:rsid w:val="001424DF"/>
    <w:rsid w:val="00144458"/>
    <w:rsid w:val="001460D7"/>
    <w:rsid w:val="001472D7"/>
    <w:rsid w:val="00147A6B"/>
    <w:rsid w:val="00147FBA"/>
    <w:rsid w:val="001509B6"/>
    <w:rsid w:val="00154CBA"/>
    <w:rsid w:val="0015697A"/>
    <w:rsid w:val="00157CC5"/>
    <w:rsid w:val="00160D62"/>
    <w:rsid w:val="00160DF5"/>
    <w:rsid w:val="001612FC"/>
    <w:rsid w:val="001627A7"/>
    <w:rsid w:val="0016344C"/>
    <w:rsid w:val="001653FC"/>
    <w:rsid w:val="00167575"/>
    <w:rsid w:val="00171239"/>
    <w:rsid w:val="00172418"/>
    <w:rsid w:val="00172ED5"/>
    <w:rsid w:val="001731D0"/>
    <w:rsid w:val="00175504"/>
    <w:rsid w:val="00176FA3"/>
    <w:rsid w:val="00177EFC"/>
    <w:rsid w:val="0018071F"/>
    <w:rsid w:val="0018110D"/>
    <w:rsid w:val="00183995"/>
    <w:rsid w:val="00183F76"/>
    <w:rsid w:val="001840F2"/>
    <w:rsid w:val="001842F3"/>
    <w:rsid w:val="00185EE0"/>
    <w:rsid w:val="001865C7"/>
    <w:rsid w:val="001906CC"/>
    <w:rsid w:val="001921E7"/>
    <w:rsid w:val="001924E8"/>
    <w:rsid w:val="001926FC"/>
    <w:rsid w:val="00192733"/>
    <w:rsid w:val="0019281E"/>
    <w:rsid w:val="00192E12"/>
    <w:rsid w:val="00193B61"/>
    <w:rsid w:val="00195A79"/>
    <w:rsid w:val="001973AF"/>
    <w:rsid w:val="001A17B3"/>
    <w:rsid w:val="001A5A1D"/>
    <w:rsid w:val="001A6984"/>
    <w:rsid w:val="001B25D8"/>
    <w:rsid w:val="001B2E0E"/>
    <w:rsid w:val="001B394A"/>
    <w:rsid w:val="001B3A62"/>
    <w:rsid w:val="001B409E"/>
    <w:rsid w:val="001B561C"/>
    <w:rsid w:val="001B7D23"/>
    <w:rsid w:val="001C075B"/>
    <w:rsid w:val="001C0DC6"/>
    <w:rsid w:val="001C230F"/>
    <w:rsid w:val="001C2A06"/>
    <w:rsid w:val="001C305E"/>
    <w:rsid w:val="001C3A2E"/>
    <w:rsid w:val="001C5A1F"/>
    <w:rsid w:val="001C5FE3"/>
    <w:rsid w:val="001C6D22"/>
    <w:rsid w:val="001D1E7F"/>
    <w:rsid w:val="001D358C"/>
    <w:rsid w:val="001D3681"/>
    <w:rsid w:val="001E00DD"/>
    <w:rsid w:val="001E1193"/>
    <w:rsid w:val="001E122A"/>
    <w:rsid w:val="001E1B3E"/>
    <w:rsid w:val="001E2C6E"/>
    <w:rsid w:val="001E61CE"/>
    <w:rsid w:val="001F2364"/>
    <w:rsid w:val="001F3F38"/>
    <w:rsid w:val="001F4A98"/>
    <w:rsid w:val="001F603F"/>
    <w:rsid w:val="002008B4"/>
    <w:rsid w:val="00203D87"/>
    <w:rsid w:val="00204283"/>
    <w:rsid w:val="00205CE2"/>
    <w:rsid w:val="002071D3"/>
    <w:rsid w:val="00207F68"/>
    <w:rsid w:val="0021412B"/>
    <w:rsid w:val="00215BFF"/>
    <w:rsid w:val="00216BB4"/>
    <w:rsid w:val="00220B0B"/>
    <w:rsid w:val="0022196A"/>
    <w:rsid w:val="002222B5"/>
    <w:rsid w:val="0022616F"/>
    <w:rsid w:val="002300C2"/>
    <w:rsid w:val="00230932"/>
    <w:rsid w:val="00231853"/>
    <w:rsid w:val="00232EC0"/>
    <w:rsid w:val="0023479A"/>
    <w:rsid w:val="00234A56"/>
    <w:rsid w:val="00234E3B"/>
    <w:rsid w:val="002360D9"/>
    <w:rsid w:val="00237A62"/>
    <w:rsid w:val="00237D31"/>
    <w:rsid w:val="00240494"/>
    <w:rsid w:val="002438CB"/>
    <w:rsid w:val="00243910"/>
    <w:rsid w:val="00245EBE"/>
    <w:rsid w:val="002463FA"/>
    <w:rsid w:val="00247009"/>
    <w:rsid w:val="00250793"/>
    <w:rsid w:val="00251E5A"/>
    <w:rsid w:val="002523FA"/>
    <w:rsid w:val="00256ACC"/>
    <w:rsid w:val="00260B6F"/>
    <w:rsid w:val="00260C3E"/>
    <w:rsid w:val="002653A4"/>
    <w:rsid w:val="0026689E"/>
    <w:rsid w:val="0027276E"/>
    <w:rsid w:val="002729CF"/>
    <w:rsid w:val="00276677"/>
    <w:rsid w:val="002779A9"/>
    <w:rsid w:val="00277CBA"/>
    <w:rsid w:val="002816CF"/>
    <w:rsid w:val="00281B03"/>
    <w:rsid w:val="00281FD0"/>
    <w:rsid w:val="002821FA"/>
    <w:rsid w:val="002825B6"/>
    <w:rsid w:val="00283E98"/>
    <w:rsid w:val="00284E56"/>
    <w:rsid w:val="00285E4E"/>
    <w:rsid w:val="00286192"/>
    <w:rsid w:val="00287422"/>
    <w:rsid w:val="00292A8F"/>
    <w:rsid w:val="00292C4B"/>
    <w:rsid w:val="00292CC4"/>
    <w:rsid w:val="002A04A9"/>
    <w:rsid w:val="002A55CF"/>
    <w:rsid w:val="002A65EB"/>
    <w:rsid w:val="002A69EF"/>
    <w:rsid w:val="002B0FFB"/>
    <w:rsid w:val="002B4428"/>
    <w:rsid w:val="002B6183"/>
    <w:rsid w:val="002B6F1A"/>
    <w:rsid w:val="002C0CA0"/>
    <w:rsid w:val="002C14CC"/>
    <w:rsid w:val="002C1695"/>
    <w:rsid w:val="002C309B"/>
    <w:rsid w:val="002C43D4"/>
    <w:rsid w:val="002C527A"/>
    <w:rsid w:val="002D06EF"/>
    <w:rsid w:val="002D1473"/>
    <w:rsid w:val="002D2611"/>
    <w:rsid w:val="002D4A35"/>
    <w:rsid w:val="002D6323"/>
    <w:rsid w:val="002D7329"/>
    <w:rsid w:val="002E038B"/>
    <w:rsid w:val="002E439F"/>
    <w:rsid w:val="002E6C27"/>
    <w:rsid w:val="002F15B1"/>
    <w:rsid w:val="002F3823"/>
    <w:rsid w:val="002F5A37"/>
    <w:rsid w:val="002F6B27"/>
    <w:rsid w:val="00302DDA"/>
    <w:rsid w:val="0030482F"/>
    <w:rsid w:val="003077C5"/>
    <w:rsid w:val="00310E59"/>
    <w:rsid w:val="0031162D"/>
    <w:rsid w:val="0031418E"/>
    <w:rsid w:val="003179E7"/>
    <w:rsid w:val="003209F8"/>
    <w:rsid w:val="00320CBF"/>
    <w:rsid w:val="003236E2"/>
    <w:rsid w:val="00323C2F"/>
    <w:rsid w:val="003243A6"/>
    <w:rsid w:val="003252EE"/>
    <w:rsid w:val="00325AE3"/>
    <w:rsid w:val="00325C31"/>
    <w:rsid w:val="00327955"/>
    <w:rsid w:val="00331026"/>
    <w:rsid w:val="0033163A"/>
    <w:rsid w:val="003332C3"/>
    <w:rsid w:val="00336FFD"/>
    <w:rsid w:val="00337019"/>
    <w:rsid w:val="00344704"/>
    <w:rsid w:val="00344ACB"/>
    <w:rsid w:val="00345482"/>
    <w:rsid w:val="00345FAD"/>
    <w:rsid w:val="00352CD9"/>
    <w:rsid w:val="0035331E"/>
    <w:rsid w:val="00354891"/>
    <w:rsid w:val="00356B81"/>
    <w:rsid w:val="00363EFB"/>
    <w:rsid w:val="003642E2"/>
    <w:rsid w:val="00364F1D"/>
    <w:rsid w:val="00365552"/>
    <w:rsid w:val="00365896"/>
    <w:rsid w:val="003670FE"/>
    <w:rsid w:val="00367F57"/>
    <w:rsid w:val="0037119C"/>
    <w:rsid w:val="003726C7"/>
    <w:rsid w:val="0037410F"/>
    <w:rsid w:val="003742A6"/>
    <w:rsid w:val="00374869"/>
    <w:rsid w:val="00375C5C"/>
    <w:rsid w:val="003760D4"/>
    <w:rsid w:val="00377D9D"/>
    <w:rsid w:val="00380722"/>
    <w:rsid w:val="00382FC7"/>
    <w:rsid w:val="00384422"/>
    <w:rsid w:val="003863BC"/>
    <w:rsid w:val="003878E2"/>
    <w:rsid w:val="00391B55"/>
    <w:rsid w:val="003921F7"/>
    <w:rsid w:val="003944CD"/>
    <w:rsid w:val="00396088"/>
    <w:rsid w:val="003A2C54"/>
    <w:rsid w:val="003A5B03"/>
    <w:rsid w:val="003B1287"/>
    <w:rsid w:val="003B1299"/>
    <w:rsid w:val="003B1EBA"/>
    <w:rsid w:val="003B2D31"/>
    <w:rsid w:val="003B43DF"/>
    <w:rsid w:val="003B57D1"/>
    <w:rsid w:val="003B5E99"/>
    <w:rsid w:val="003C0CA8"/>
    <w:rsid w:val="003C293C"/>
    <w:rsid w:val="003C448B"/>
    <w:rsid w:val="003C5321"/>
    <w:rsid w:val="003C6510"/>
    <w:rsid w:val="003C794D"/>
    <w:rsid w:val="003D2294"/>
    <w:rsid w:val="003D6053"/>
    <w:rsid w:val="003E177F"/>
    <w:rsid w:val="003E6380"/>
    <w:rsid w:val="003E6B7C"/>
    <w:rsid w:val="003F4B1C"/>
    <w:rsid w:val="003F51CD"/>
    <w:rsid w:val="003F5233"/>
    <w:rsid w:val="003F59AC"/>
    <w:rsid w:val="003F67F8"/>
    <w:rsid w:val="0040246B"/>
    <w:rsid w:val="0040251B"/>
    <w:rsid w:val="00402A6D"/>
    <w:rsid w:val="00404089"/>
    <w:rsid w:val="00404B9D"/>
    <w:rsid w:val="004075C3"/>
    <w:rsid w:val="004078D0"/>
    <w:rsid w:val="0041045D"/>
    <w:rsid w:val="004161A2"/>
    <w:rsid w:val="004206F5"/>
    <w:rsid w:val="0042164A"/>
    <w:rsid w:val="00422D9B"/>
    <w:rsid w:val="0042673A"/>
    <w:rsid w:val="00430B1C"/>
    <w:rsid w:val="0043122F"/>
    <w:rsid w:val="004359C8"/>
    <w:rsid w:val="00437096"/>
    <w:rsid w:val="00437346"/>
    <w:rsid w:val="0043790E"/>
    <w:rsid w:val="004406AA"/>
    <w:rsid w:val="00441C47"/>
    <w:rsid w:val="00445898"/>
    <w:rsid w:val="00447888"/>
    <w:rsid w:val="00451C10"/>
    <w:rsid w:val="00452008"/>
    <w:rsid w:val="0045335B"/>
    <w:rsid w:val="004564C9"/>
    <w:rsid w:val="004605D7"/>
    <w:rsid w:val="00462F94"/>
    <w:rsid w:val="0046671B"/>
    <w:rsid w:val="0046710A"/>
    <w:rsid w:val="00467A04"/>
    <w:rsid w:val="0047160D"/>
    <w:rsid w:val="00472C7E"/>
    <w:rsid w:val="00474985"/>
    <w:rsid w:val="00474D0D"/>
    <w:rsid w:val="004769C8"/>
    <w:rsid w:val="004775C1"/>
    <w:rsid w:val="00486140"/>
    <w:rsid w:val="00486EAC"/>
    <w:rsid w:val="00487169"/>
    <w:rsid w:val="004877DE"/>
    <w:rsid w:val="00490A24"/>
    <w:rsid w:val="004919C0"/>
    <w:rsid w:val="00492FFB"/>
    <w:rsid w:val="00494598"/>
    <w:rsid w:val="004950F8"/>
    <w:rsid w:val="00497329"/>
    <w:rsid w:val="00497349"/>
    <w:rsid w:val="004A01FF"/>
    <w:rsid w:val="004A05EE"/>
    <w:rsid w:val="004A2D23"/>
    <w:rsid w:val="004A51F6"/>
    <w:rsid w:val="004A524D"/>
    <w:rsid w:val="004B297A"/>
    <w:rsid w:val="004B44A9"/>
    <w:rsid w:val="004B48A4"/>
    <w:rsid w:val="004B6120"/>
    <w:rsid w:val="004B7B45"/>
    <w:rsid w:val="004C0C16"/>
    <w:rsid w:val="004C19C3"/>
    <w:rsid w:val="004C7D57"/>
    <w:rsid w:val="004D14BE"/>
    <w:rsid w:val="004D2CF9"/>
    <w:rsid w:val="004D3D6C"/>
    <w:rsid w:val="004D4875"/>
    <w:rsid w:val="004D4D56"/>
    <w:rsid w:val="004E2394"/>
    <w:rsid w:val="004E2B48"/>
    <w:rsid w:val="004E3D71"/>
    <w:rsid w:val="004E3FBD"/>
    <w:rsid w:val="004E4788"/>
    <w:rsid w:val="004E4B30"/>
    <w:rsid w:val="004E4E2F"/>
    <w:rsid w:val="004E6222"/>
    <w:rsid w:val="004E7C51"/>
    <w:rsid w:val="004F0A06"/>
    <w:rsid w:val="004F124A"/>
    <w:rsid w:val="004F3BBD"/>
    <w:rsid w:val="004F3EEF"/>
    <w:rsid w:val="004F59BF"/>
    <w:rsid w:val="0050035E"/>
    <w:rsid w:val="00504A7A"/>
    <w:rsid w:val="00507259"/>
    <w:rsid w:val="005103C8"/>
    <w:rsid w:val="005128EB"/>
    <w:rsid w:val="005130CE"/>
    <w:rsid w:val="005150DE"/>
    <w:rsid w:val="005158F1"/>
    <w:rsid w:val="00516408"/>
    <w:rsid w:val="00516D4F"/>
    <w:rsid w:val="005175CB"/>
    <w:rsid w:val="005176CB"/>
    <w:rsid w:val="005219F7"/>
    <w:rsid w:val="00523B20"/>
    <w:rsid w:val="00524A0F"/>
    <w:rsid w:val="00524FAB"/>
    <w:rsid w:val="00526C51"/>
    <w:rsid w:val="005277C5"/>
    <w:rsid w:val="00530B10"/>
    <w:rsid w:val="0053158F"/>
    <w:rsid w:val="005317D1"/>
    <w:rsid w:val="00532530"/>
    <w:rsid w:val="005333A1"/>
    <w:rsid w:val="00533593"/>
    <w:rsid w:val="00535743"/>
    <w:rsid w:val="00535B7B"/>
    <w:rsid w:val="00537DD9"/>
    <w:rsid w:val="00540FB9"/>
    <w:rsid w:val="005412D3"/>
    <w:rsid w:val="00543A0D"/>
    <w:rsid w:val="00545963"/>
    <w:rsid w:val="00550D5F"/>
    <w:rsid w:val="00553C6B"/>
    <w:rsid w:val="00555A4C"/>
    <w:rsid w:val="00560029"/>
    <w:rsid w:val="005676E6"/>
    <w:rsid w:val="00567C59"/>
    <w:rsid w:val="00567D19"/>
    <w:rsid w:val="00570E51"/>
    <w:rsid w:val="00571D36"/>
    <w:rsid w:val="0057244D"/>
    <w:rsid w:val="005753A7"/>
    <w:rsid w:val="0058093C"/>
    <w:rsid w:val="00581026"/>
    <w:rsid w:val="00581620"/>
    <w:rsid w:val="0058617D"/>
    <w:rsid w:val="00587E16"/>
    <w:rsid w:val="0059286F"/>
    <w:rsid w:val="0059579F"/>
    <w:rsid w:val="0059654F"/>
    <w:rsid w:val="005A3CEB"/>
    <w:rsid w:val="005B20BE"/>
    <w:rsid w:val="005B493F"/>
    <w:rsid w:val="005B7FF0"/>
    <w:rsid w:val="005C0E34"/>
    <w:rsid w:val="005C68AF"/>
    <w:rsid w:val="005D1EB6"/>
    <w:rsid w:val="005D3CB8"/>
    <w:rsid w:val="005D5AB0"/>
    <w:rsid w:val="005D69AD"/>
    <w:rsid w:val="005D6E60"/>
    <w:rsid w:val="005E2D05"/>
    <w:rsid w:val="005F2324"/>
    <w:rsid w:val="005F2FF8"/>
    <w:rsid w:val="005F4DF6"/>
    <w:rsid w:val="005F51AC"/>
    <w:rsid w:val="005F6898"/>
    <w:rsid w:val="005F6CAC"/>
    <w:rsid w:val="005F7E75"/>
    <w:rsid w:val="00600049"/>
    <w:rsid w:val="006049FE"/>
    <w:rsid w:val="00605C86"/>
    <w:rsid w:val="00606F80"/>
    <w:rsid w:val="006070D4"/>
    <w:rsid w:val="00607F94"/>
    <w:rsid w:val="00612A24"/>
    <w:rsid w:val="00615804"/>
    <w:rsid w:val="006211EA"/>
    <w:rsid w:val="006211F9"/>
    <w:rsid w:val="00622396"/>
    <w:rsid w:val="00624218"/>
    <w:rsid w:val="006251A6"/>
    <w:rsid w:val="006252C6"/>
    <w:rsid w:val="00627DD6"/>
    <w:rsid w:val="00633754"/>
    <w:rsid w:val="00635420"/>
    <w:rsid w:val="00636ED1"/>
    <w:rsid w:val="00636F9F"/>
    <w:rsid w:val="00641F07"/>
    <w:rsid w:val="00643452"/>
    <w:rsid w:val="006438FD"/>
    <w:rsid w:val="00644540"/>
    <w:rsid w:val="00644823"/>
    <w:rsid w:val="006456B2"/>
    <w:rsid w:val="006506E3"/>
    <w:rsid w:val="00650BEE"/>
    <w:rsid w:val="00652053"/>
    <w:rsid w:val="006532A3"/>
    <w:rsid w:val="006534B1"/>
    <w:rsid w:val="0065667C"/>
    <w:rsid w:val="00657352"/>
    <w:rsid w:val="00657512"/>
    <w:rsid w:val="00660DE3"/>
    <w:rsid w:val="0066182A"/>
    <w:rsid w:val="006626CD"/>
    <w:rsid w:val="00662A85"/>
    <w:rsid w:val="006634B0"/>
    <w:rsid w:val="00665179"/>
    <w:rsid w:val="006651F0"/>
    <w:rsid w:val="00665DF5"/>
    <w:rsid w:val="00665FDC"/>
    <w:rsid w:val="00666D12"/>
    <w:rsid w:val="006672B9"/>
    <w:rsid w:val="006673C4"/>
    <w:rsid w:val="0067356B"/>
    <w:rsid w:val="00673F28"/>
    <w:rsid w:val="00673F8B"/>
    <w:rsid w:val="00674452"/>
    <w:rsid w:val="006762B9"/>
    <w:rsid w:val="00676F11"/>
    <w:rsid w:val="00680FEE"/>
    <w:rsid w:val="0068313C"/>
    <w:rsid w:val="0068418F"/>
    <w:rsid w:val="0068431A"/>
    <w:rsid w:val="006863B5"/>
    <w:rsid w:val="00686510"/>
    <w:rsid w:val="00691564"/>
    <w:rsid w:val="00691C3B"/>
    <w:rsid w:val="0069358C"/>
    <w:rsid w:val="00694767"/>
    <w:rsid w:val="00695671"/>
    <w:rsid w:val="0069582E"/>
    <w:rsid w:val="00695A41"/>
    <w:rsid w:val="00697D49"/>
    <w:rsid w:val="006A3F9F"/>
    <w:rsid w:val="006A72C2"/>
    <w:rsid w:val="006B1482"/>
    <w:rsid w:val="006B1FF0"/>
    <w:rsid w:val="006B2B1B"/>
    <w:rsid w:val="006B5750"/>
    <w:rsid w:val="006B682B"/>
    <w:rsid w:val="006B69CE"/>
    <w:rsid w:val="006B7CDC"/>
    <w:rsid w:val="006C0C12"/>
    <w:rsid w:val="006C3A34"/>
    <w:rsid w:val="006C4D28"/>
    <w:rsid w:val="006D2C59"/>
    <w:rsid w:val="006E137A"/>
    <w:rsid w:val="006E1DBC"/>
    <w:rsid w:val="006E23F4"/>
    <w:rsid w:val="006E2E72"/>
    <w:rsid w:val="006E3A33"/>
    <w:rsid w:val="006E45BB"/>
    <w:rsid w:val="006F5D59"/>
    <w:rsid w:val="00700167"/>
    <w:rsid w:val="00701561"/>
    <w:rsid w:val="00702EFE"/>
    <w:rsid w:val="00704B14"/>
    <w:rsid w:val="00705AC0"/>
    <w:rsid w:val="00705ACC"/>
    <w:rsid w:val="00705D4D"/>
    <w:rsid w:val="0070609A"/>
    <w:rsid w:val="00706E08"/>
    <w:rsid w:val="007070A6"/>
    <w:rsid w:val="007100F5"/>
    <w:rsid w:val="00713449"/>
    <w:rsid w:val="00713A41"/>
    <w:rsid w:val="007151F6"/>
    <w:rsid w:val="00716066"/>
    <w:rsid w:val="00716B22"/>
    <w:rsid w:val="00725210"/>
    <w:rsid w:val="00726040"/>
    <w:rsid w:val="00726C69"/>
    <w:rsid w:val="00733E57"/>
    <w:rsid w:val="007356F6"/>
    <w:rsid w:val="007361FA"/>
    <w:rsid w:val="00741527"/>
    <w:rsid w:val="007426BF"/>
    <w:rsid w:val="00742BE4"/>
    <w:rsid w:val="00743154"/>
    <w:rsid w:val="00743444"/>
    <w:rsid w:val="007434A7"/>
    <w:rsid w:val="0074722F"/>
    <w:rsid w:val="00751074"/>
    <w:rsid w:val="00752159"/>
    <w:rsid w:val="007524BF"/>
    <w:rsid w:val="00753F6A"/>
    <w:rsid w:val="0075436F"/>
    <w:rsid w:val="00755F0C"/>
    <w:rsid w:val="0075725E"/>
    <w:rsid w:val="00760085"/>
    <w:rsid w:val="00760334"/>
    <w:rsid w:val="00761205"/>
    <w:rsid w:val="00766F3C"/>
    <w:rsid w:val="00767E88"/>
    <w:rsid w:val="00770ADC"/>
    <w:rsid w:val="00771A51"/>
    <w:rsid w:val="00772A79"/>
    <w:rsid w:val="00772C1E"/>
    <w:rsid w:val="00777039"/>
    <w:rsid w:val="0078054E"/>
    <w:rsid w:val="00784037"/>
    <w:rsid w:val="0078720E"/>
    <w:rsid w:val="0079017E"/>
    <w:rsid w:val="00790456"/>
    <w:rsid w:val="00790998"/>
    <w:rsid w:val="007944D0"/>
    <w:rsid w:val="0079538C"/>
    <w:rsid w:val="0079720C"/>
    <w:rsid w:val="00797B6A"/>
    <w:rsid w:val="007A0716"/>
    <w:rsid w:val="007A2042"/>
    <w:rsid w:val="007A257A"/>
    <w:rsid w:val="007A4270"/>
    <w:rsid w:val="007A6501"/>
    <w:rsid w:val="007B1FA6"/>
    <w:rsid w:val="007B59D0"/>
    <w:rsid w:val="007B6F34"/>
    <w:rsid w:val="007C0DBF"/>
    <w:rsid w:val="007C0EBD"/>
    <w:rsid w:val="007C13EC"/>
    <w:rsid w:val="007C23DC"/>
    <w:rsid w:val="007C23FE"/>
    <w:rsid w:val="007C2EFA"/>
    <w:rsid w:val="007C690C"/>
    <w:rsid w:val="007C7BE2"/>
    <w:rsid w:val="007D0CE9"/>
    <w:rsid w:val="007D4D01"/>
    <w:rsid w:val="007E022F"/>
    <w:rsid w:val="007E163B"/>
    <w:rsid w:val="007E45E6"/>
    <w:rsid w:val="007E4B36"/>
    <w:rsid w:val="007F10DF"/>
    <w:rsid w:val="007F165C"/>
    <w:rsid w:val="007F534A"/>
    <w:rsid w:val="007F56F8"/>
    <w:rsid w:val="007F5827"/>
    <w:rsid w:val="007F6000"/>
    <w:rsid w:val="008018F3"/>
    <w:rsid w:val="00801A12"/>
    <w:rsid w:val="00802930"/>
    <w:rsid w:val="00803045"/>
    <w:rsid w:val="00803DE5"/>
    <w:rsid w:val="0080406F"/>
    <w:rsid w:val="0080505A"/>
    <w:rsid w:val="008109F5"/>
    <w:rsid w:val="00811059"/>
    <w:rsid w:val="008115B1"/>
    <w:rsid w:val="0081207D"/>
    <w:rsid w:val="00813290"/>
    <w:rsid w:val="008149B8"/>
    <w:rsid w:val="00817AB6"/>
    <w:rsid w:val="008232D7"/>
    <w:rsid w:val="00823C5E"/>
    <w:rsid w:val="00826969"/>
    <w:rsid w:val="00826B89"/>
    <w:rsid w:val="0082733F"/>
    <w:rsid w:val="00830B84"/>
    <w:rsid w:val="008310B0"/>
    <w:rsid w:val="00834B9D"/>
    <w:rsid w:val="008373B3"/>
    <w:rsid w:val="00840A57"/>
    <w:rsid w:val="0084154D"/>
    <w:rsid w:val="00842508"/>
    <w:rsid w:val="008461C0"/>
    <w:rsid w:val="00851537"/>
    <w:rsid w:val="00851814"/>
    <w:rsid w:val="008562CC"/>
    <w:rsid w:val="008568CA"/>
    <w:rsid w:val="00861B1B"/>
    <w:rsid w:val="0086287A"/>
    <w:rsid w:val="00863684"/>
    <w:rsid w:val="00865287"/>
    <w:rsid w:val="00866BE9"/>
    <w:rsid w:val="00867A13"/>
    <w:rsid w:val="0087019B"/>
    <w:rsid w:val="008704C4"/>
    <w:rsid w:val="00871E00"/>
    <w:rsid w:val="00871F5A"/>
    <w:rsid w:val="00872CD3"/>
    <w:rsid w:val="008737F5"/>
    <w:rsid w:val="008762E9"/>
    <w:rsid w:val="00876FDF"/>
    <w:rsid w:val="00877758"/>
    <w:rsid w:val="008806D2"/>
    <w:rsid w:val="008819BE"/>
    <w:rsid w:val="00881A75"/>
    <w:rsid w:val="00882EF0"/>
    <w:rsid w:val="00885071"/>
    <w:rsid w:val="00886198"/>
    <w:rsid w:val="00886600"/>
    <w:rsid w:val="0089039E"/>
    <w:rsid w:val="00894867"/>
    <w:rsid w:val="008959AF"/>
    <w:rsid w:val="00897E34"/>
    <w:rsid w:val="008A329F"/>
    <w:rsid w:val="008A347E"/>
    <w:rsid w:val="008A5194"/>
    <w:rsid w:val="008A5D01"/>
    <w:rsid w:val="008A5F78"/>
    <w:rsid w:val="008A78BE"/>
    <w:rsid w:val="008B01E7"/>
    <w:rsid w:val="008B0EFD"/>
    <w:rsid w:val="008B1B23"/>
    <w:rsid w:val="008B55C0"/>
    <w:rsid w:val="008B59C0"/>
    <w:rsid w:val="008B7D5A"/>
    <w:rsid w:val="008C0307"/>
    <w:rsid w:val="008C0CD9"/>
    <w:rsid w:val="008C0DAA"/>
    <w:rsid w:val="008C307F"/>
    <w:rsid w:val="008C3A92"/>
    <w:rsid w:val="008C4C7E"/>
    <w:rsid w:val="008C7D50"/>
    <w:rsid w:val="008D045C"/>
    <w:rsid w:val="008D498D"/>
    <w:rsid w:val="008D751E"/>
    <w:rsid w:val="008E02D6"/>
    <w:rsid w:val="008E105C"/>
    <w:rsid w:val="008E120E"/>
    <w:rsid w:val="008E26D0"/>
    <w:rsid w:val="008E4C86"/>
    <w:rsid w:val="008E5A02"/>
    <w:rsid w:val="008E5F6F"/>
    <w:rsid w:val="008E683D"/>
    <w:rsid w:val="008E76F1"/>
    <w:rsid w:val="008E7722"/>
    <w:rsid w:val="008E772E"/>
    <w:rsid w:val="008E77C1"/>
    <w:rsid w:val="008E7E1D"/>
    <w:rsid w:val="008F0315"/>
    <w:rsid w:val="008F05D3"/>
    <w:rsid w:val="008F23B8"/>
    <w:rsid w:val="008F32F7"/>
    <w:rsid w:val="008F5523"/>
    <w:rsid w:val="008F557A"/>
    <w:rsid w:val="008F7E33"/>
    <w:rsid w:val="009007FA"/>
    <w:rsid w:val="00901989"/>
    <w:rsid w:val="00902664"/>
    <w:rsid w:val="00903156"/>
    <w:rsid w:val="00904AA5"/>
    <w:rsid w:val="00912182"/>
    <w:rsid w:val="009132C9"/>
    <w:rsid w:val="0091354E"/>
    <w:rsid w:val="00916172"/>
    <w:rsid w:val="0091671C"/>
    <w:rsid w:val="00917070"/>
    <w:rsid w:val="0092056E"/>
    <w:rsid w:val="009217B6"/>
    <w:rsid w:val="00922F42"/>
    <w:rsid w:val="009239E3"/>
    <w:rsid w:val="00924CB2"/>
    <w:rsid w:val="009251B9"/>
    <w:rsid w:val="009254B8"/>
    <w:rsid w:val="00927872"/>
    <w:rsid w:val="0093238A"/>
    <w:rsid w:val="00932423"/>
    <w:rsid w:val="0093326A"/>
    <w:rsid w:val="009334E9"/>
    <w:rsid w:val="00941E08"/>
    <w:rsid w:val="00943CCF"/>
    <w:rsid w:val="00946D69"/>
    <w:rsid w:val="009547C0"/>
    <w:rsid w:val="0095495F"/>
    <w:rsid w:val="009549CF"/>
    <w:rsid w:val="00954A64"/>
    <w:rsid w:val="0095503D"/>
    <w:rsid w:val="00955508"/>
    <w:rsid w:val="00955C65"/>
    <w:rsid w:val="0095692E"/>
    <w:rsid w:val="009609D1"/>
    <w:rsid w:val="00962A64"/>
    <w:rsid w:val="00963640"/>
    <w:rsid w:val="0096571D"/>
    <w:rsid w:val="009660F6"/>
    <w:rsid w:val="00966634"/>
    <w:rsid w:val="00966D68"/>
    <w:rsid w:val="00971B66"/>
    <w:rsid w:val="00973156"/>
    <w:rsid w:val="00977AA5"/>
    <w:rsid w:val="00983D02"/>
    <w:rsid w:val="00985735"/>
    <w:rsid w:val="0098627A"/>
    <w:rsid w:val="00986946"/>
    <w:rsid w:val="00987B90"/>
    <w:rsid w:val="00990CA8"/>
    <w:rsid w:val="00991271"/>
    <w:rsid w:val="00991EA7"/>
    <w:rsid w:val="00993774"/>
    <w:rsid w:val="00994381"/>
    <w:rsid w:val="00994A3D"/>
    <w:rsid w:val="0099518B"/>
    <w:rsid w:val="009966F0"/>
    <w:rsid w:val="0099759E"/>
    <w:rsid w:val="009977DB"/>
    <w:rsid w:val="009A0E13"/>
    <w:rsid w:val="009A1EB5"/>
    <w:rsid w:val="009A2219"/>
    <w:rsid w:val="009A2E90"/>
    <w:rsid w:val="009A31F8"/>
    <w:rsid w:val="009A4077"/>
    <w:rsid w:val="009B0AB2"/>
    <w:rsid w:val="009B1C4E"/>
    <w:rsid w:val="009B35B5"/>
    <w:rsid w:val="009B382C"/>
    <w:rsid w:val="009B5527"/>
    <w:rsid w:val="009B5FD2"/>
    <w:rsid w:val="009B727A"/>
    <w:rsid w:val="009C42DD"/>
    <w:rsid w:val="009C4B08"/>
    <w:rsid w:val="009C5A0A"/>
    <w:rsid w:val="009C7A31"/>
    <w:rsid w:val="009D30CA"/>
    <w:rsid w:val="009D4D94"/>
    <w:rsid w:val="009D5050"/>
    <w:rsid w:val="009E1861"/>
    <w:rsid w:val="009E1941"/>
    <w:rsid w:val="009E1C8D"/>
    <w:rsid w:val="009E2534"/>
    <w:rsid w:val="009E275E"/>
    <w:rsid w:val="009E6477"/>
    <w:rsid w:val="009E657B"/>
    <w:rsid w:val="009E6FA4"/>
    <w:rsid w:val="009E7399"/>
    <w:rsid w:val="009F092E"/>
    <w:rsid w:val="009F35A7"/>
    <w:rsid w:val="009F695A"/>
    <w:rsid w:val="009F6BEC"/>
    <w:rsid w:val="009F7800"/>
    <w:rsid w:val="00A00620"/>
    <w:rsid w:val="00A03626"/>
    <w:rsid w:val="00A042DB"/>
    <w:rsid w:val="00A05473"/>
    <w:rsid w:val="00A1332E"/>
    <w:rsid w:val="00A14ABC"/>
    <w:rsid w:val="00A1644D"/>
    <w:rsid w:val="00A170AB"/>
    <w:rsid w:val="00A21D5F"/>
    <w:rsid w:val="00A228F2"/>
    <w:rsid w:val="00A22D41"/>
    <w:rsid w:val="00A2323F"/>
    <w:rsid w:val="00A25614"/>
    <w:rsid w:val="00A27EAD"/>
    <w:rsid w:val="00A33868"/>
    <w:rsid w:val="00A34654"/>
    <w:rsid w:val="00A36EAD"/>
    <w:rsid w:val="00A378CA"/>
    <w:rsid w:val="00A42250"/>
    <w:rsid w:val="00A42384"/>
    <w:rsid w:val="00A476B6"/>
    <w:rsid w:val="00A5379C"/>
    <w:rsid w:val="00A5409F"/>
    <w:rsid w:val="00A60B67"/>
    <w:rsid w:val="00A60E18"/>
    <w:rsid w:val="00A62135"/>
    <w:rsid w:val="00A62D5E"/>
    <w:rsid w:val="00A62DFB"/>
    <w:rsid w:val="00A6309D"/>
    <w:rsid w:val="00A63142"/>
    <w:rsid w:val="00A63422"/>
    <w:rsid w:val="00A63D9C"/>
    <w:rsid w:val="00A666D2"/>
    <w:rsid w:val="00A66DD1"/>
    <w:rsid w:val="00A70110"/>
    <w:rsid w:val="00A71AD2"/>
    <w:rsid w:val="00A720CF"/>
    <w:rsid w:val="00A72525"/>
    <w:rsid w:val="00A726AA"/>
    <w:rsid w:val="00A763D7"/>
    <w:rsid w:val="00A80211"/>
    <w:rsid w:val="00A812F7"/>
    <w:rsid w:val="00A8151F"/>
    <w:rsid w:val="00A83338"/>
    <w:rsid w:val="00A83BFE"/>
    <w:rsid w:val="00A83F8D"/>
    <w:rsid w:val="00A853F7"/>
    <w:rsid w:val="00A906C3"/>
    <w:rsid w:val="00A9101B"/>
    <w:rsid w:val="00A93B5A"/>
    <w:rsid w:val="00A93F2F"/>
    <w:rsid w:val="00A955D9"/>
    <w:rsid w:val="00A959DF"/>
    <w:rsid w:val="00A96137"/>
    <w:rsid w:val="00AA3C65"/>
    <w:rsid w:val="00AB0C2E"/>
    <w:rsid w:val="00AB49B0"/>
    <w:rsid w:val="00AC01F1"/>
    <w:rsid w:val="00AC2AF2"/>
    <w:rsid w:val="00AC434E"/>
    <w:rsid w:val="00AD3746"/>
    <w:rsid w:val="00AD5EC4"/>
    <w:rsid w:val="00AD6FA4"/>
    <w:rsid w:val="00AE105C"/>
    <w:rsid w:val="00AE30DB"/>
    <w:rsid w:val="00AE4A1F"/>
    <w:rsid w:val="00AE6DD0"/>
    <w:rsid w:val="00AF0CA1"/>
    <w:rsid w:val="00AF1876"/>
    <w:rsid w:val="00AF220C"/>
    <w:rsid w:val="00AF26B2"/>
    <w:rsid w:val="00AF5F2A"/>
    <w:rsid w:val="00AF70A7"/>
    <w:rsid w:val="00B00234"/>
    <w:rsid w:val="00B01C30"/>
    <w:rsid w:val="00B03642"/>
    <w:rsid w:val="00B059FA"/>
    <w:rsid w:val="00B10814"/>
    <w:rsid w:val="00B10973"/>
    <w:rsid w:val="00B10C82"/>
    <w:rsid w:val="00B12DA7"/>
    <w:rsid w:val="00B131EE"/>
    <w:rsid w:val="00B13C0E"/>
    <w:rsid w:val="00B16E2E"/>
    <w:rsid w:val="00B172AF"/>
    <w:rsid w:val="00B2356E"/>
    <w:rsid w:val="00B25CC2"/>
    <w:rsid w:val="00B32983"/>
    <w:rsid w:val="00B36F6D"/>
    <w:rsid w:val="00B373E3"/>
    <w:rsid w:val="00B434E7"/>
    <w:rsid w:val="00B43E84"/>
    <w:rsid w:val="00B44C9A"/>
    <w:rsid w:val="00B469F1"/>
    <w:rsid w:val="00B5158D"/>
    <w:rsid w:val="00B51F07"/>
    <w:rsid w:val="00B5697A"/>
    <w:rsid w:val="00B61BF4"/>
    <w:rsid w:val="00B625E1"/>
    <w:rsid w:val="00B70F78"/>
    <w:rsid w:val="00B715BB"/>
    <w:rsid w:val="00B76144"/>
    <w:rsid w:val="00B76792"/>
    <w:rsid w:val="00B81733"/>
    <w:rsid w:val="00B81A6C"/>
    <w:rsid w:val="00B829E3"/>
    <w:rsid w:val="00B837D8"/>
    <w:rsid w:val="00B84E9E"/>
    <w:rsid w:val="00B87C3D"/>
    <w:rsid w:val="00B90A73"/>
    <w:rsid w:val="00B94565"/>
    <w:rsid w:val="00B947EE"/>
    <w:rsid w:val="00B9713A"/>
    <w:rsid w:val="00BA34D0"/>
    <w:rsid w:val="00BA34DE"/>
    <w:rsid w:val="00BA5080"/>
    <w:rsid w:val="00BA55B8"/>
    <w:rsid w:val="00BA5CEB"/>
    <w:rsid w:val="00BA67E1"/>
    <w:rsid w:val="00BB03EB"/>
    <w:rsid w:val="00BB0FB3"/>
    <w:rsid w:val="00BB12AC"/>
    <w:rsid w:val="00BB1A56"/>
    <w:rsid w:val="00BB2323"/>
    <w:rsid w:val="00BB5618"/>
    <w:rsid w:val="00BB581F"/>
    <w:rsid w:val="00BB5D6F"/>
    <w:rsid w:val="00BB78E9"/>
    <w:rsid w:val="00BC01BD"/>
    <w:rsid w:val="00BC05DC"/>
    <w:rsid w:val="00BC0E3C"/>
    <w:rsid w:val="00BC1451"/>
    <w:rsid w:val="00BC3A4E"/>
    <w:rsid w:val="00BC3E42"/>
    <w:rsid w:val="00BC3EBE"/>
    <w:rsid w:val="00BC456D"/>
    <w:rsid w:val="00BD00E5"/>
    <w:rsid w:val="00BD1247"/>
    <w:rsid w:val="00BD29D0"/>
    <w:rsid w:val="00BD30FB"/>
    <w:rsid w:val="00BD3B2A"/>
    <w:rsid w:val="00BD6E71"/>
    <w:rsid w:val="00BD7E04"/>
    <w:rsid w:val="00BE4E55"/>
    <w:rsid w:val="00BE6B13"/>
    <w:rsid w:val="00BE6BC1"/>
    <w:rsid w:val="00BF09E6"/>
    <w:rsid w:val="00BF0CFF"/>
    <w:rsid w:val="00BF2C63"/>
    <w:rsid w:val="00BF496B"/>
    <w:rsid w:val="00BF4B52"/>
    <w:rsid w:val="00BF6B04"/>
    <w:rsid w:val="00BF75E0"/>
    <w:rsid w:val="00C02839"/>
    <w:rsid w:val="00C0438A"/>
    <w:rsid w:val="00C10406"/>
    <w:rsid w:val="00C1391C"/>
    <w:rsid w:val="00C21589"/>
    <w:rsid w:val="00C21A32"/>
    <w:rsid w:val="00C253C8"/>
    <w:rsid w:val="00C332C3"/>
    <w:rsid w:val="00C3341D"/>
    <w:rsid w:val="00C33C23"/>
    <w:rsid w:val="00C34DAD"/>
    <w:rsid w:val="00C34FB7"/>
    <w:rsid w:val="00C35D2A"/>
    <w:rsid w:val="00C36FAF"/>
    <w:rsid w:val="00C402C9"/>
    <w:rsid w:val="00C40354"/>
    <w:rsid w:val="00C42810"/>
    <w:rsid w:val="00C43854"/>
    <w:rsid w:val="00C43E3E"/>
    <w:rsid w:val="00C44648"/>
    <w:rsid w:val="00C459E4"/>
    <w:rsid w:val="00C45E29"/>
    <w:rsid w:val="00C46299"/>
    <w:rsid w:val="00C4685A"/>
    <w:rsid w:val="00C4753C"/>
    <w:rsid w:val="00C50E64"/>
    <w:rsid w:val="00C52D61"/>
    <w:rsid w:val="00C57685"/>
    <w:rsid w:val="00C6011B"/>
    <w:rsid w:val="00C6295F"/>
    <w:rsid w:val="00C67D3D"/>
    <w:rsid w:val="00C67D6F"/>
    <w:rsid w:val="00C71E77"/>
    <w:rsid w:val="00C7225C"/>
    <w:rsid w:val="00C749E8"/>
    <w:rsid w:val="00C7638A"/>
    <w:rsid w:val="00C815D1"/>
    <w:rsid w:val="00C87327"/>
    <w:rsid w:val="00C90FC5"/>
    <w:rsid w:val="00C91611"/>
    <w:rsid w:val="00C9436C"/>
    <w:rsid w:val="00C94450"/>
    <w:rsid w:val="00CA11AF"/>
    <w:rsid w:val="00CA2752"/>
    <w:rsid w:val="00CA3A95"/>
    <w:rsid w:val="00CA406B"/>
    <w:rsid w:val="00CA4531"/>
    <w:rsid w:val="00CA6D24"/>
    <w:rsid w:val="00CA7392"/>
    <w:rsid w:val="00CB0CE6"/>
    <w:rsid w:val="00CB3F5E"/>
    <w:rsid w:val="00CB4AF2"/>
    <w:rsid w:val="00CB517A"/>
    <w:rsid w:val="00CC05B9"/>
    <w:rsid w:val="00CC4073"/>
    <w:rsid w:val="00CC484B"/>
    <w:rsid w:val="00CC4C89"/>
    <w:rsid w:val="00CC4EA6"/>
    <w:rsid w:val="00CC5EFB"/>
    <w:rsid w:val="00CD2306"/>
    <w:rsid w:val="00CD3017"/>
    <w:rsid w:val="00CD7DE5"/>
    <w:rsid w:val="00CE164C"/>
    <w:rsid w:val="00CE1697"/>
    <w:rsid w:val="00CE1F60"/>
    <w:rsid w:val="00CE7C0E"/>
    <w:rsid w:val="00CF166C"/>
    <w:rsid w:val="00CF233E"/>
    <w:rsid w:val="00CF7185"/>
    <w:rsid w:val="00D045B1"/>
    <w:rsid w:val="00D1529B"/>
    <w:rsid w:val="00D16680"/>
    <w:rsid w:val="00D208C4"/>
    <w:rsid w:val="00D2794B"/>
    <w:rsid w:val="00D305CB"/>
    <w:rsid w:val="00D3099C"/>
    <w:rsid w:val="00D33D84"/>
    <w:rsid w:val="00D3520E"/>
    <w:rsid w:val="00D35E76"/>
    <w:rsid w:val="00D373AC"/>
    <w:rsid w:val="00D418FA"/>
    <w:rsid w:val="00D41B12"/>
    <w:rsid w:val="00D43334"/>
    <w:rsid w:val="00D4341A"/>
    <w:rsid w:val="00D445FB"/>
    <w:rsid w:val="00D44CA3"/>
    <w:rsid w:val="00D452E2"/>
    <w:rsid w:val="00D47D95"/>
    <w:rsid w:val="00D47EB2"/>
    <w:rsid w:val="00D51AB8"/>
    <w:rsid w:val="00D52058"/>
    <w:rsid w:val="00D54FD9"/>
    <w:rsid w:val="00D550D5"/>
    <w:rsid w:val="00D55881"/>
    <w:rsid w:val="00D56E03"/>
    <w:rsid w:val="00D602FB"/>
    <w:rsid w:val="00D61001"/>
    <w:rsid w:val="00D6154A"/>
    <w:rsid w:val="00D64461"/>
    <w:rsid w:val="00D6683A"/>
    <w:rsid w:val="00D67452"/>
    <w:rsid w:val="00D6748E"/>
    <w:rsid w:val="00D70030"/>
    <w:rsid w:val="00D73DC3"/>
    <w:rsid w:val="00D746FA"/>
    <w:rsid w:val="00D74FF6"/>
    <w:rsid w:val="00D76EA6"/>
    <w:rsid w:val="00D771A1"/>
    <w:rsid w:val="00D82E31"/>
    <w:rsid w:val="00D87910"/>
    <w:rsid w:val="00D87BB4"/>
    <w:rsid w:val="00D91631"/>
    <w:rsid w:val="00D92E84"/>
    <w:rsid w:val="00D936D4"/>
    <w:rsid w:val="00D96A42"/>
    <w:rsid w:val="00D97D9C"/>
    <w:rsid w:val="00DA0243"/>
    <w:rsid w:val="00DA0591"/>
    <w:rsid w:val="00DA0F94"/>
    <w:rsid w:val="00DA16EC"/>
    <w:rsid w:val="00DA2DA4"/>
    <w:rsid w:val="00DA50D3"/>
    <w:rsid w:val="00DB0636"/>
    <w:rsid w:val="00DB4401"/>
    <w:rsid w:val="00DB57B1"/>
    <w:rsid w:val="00DB597C"/>
    <w:rsid w:val="00DB79E0"/>
    <w:rsid w:val="00DC009F"/>
    <w:rsid w:val="00DC0249"/>
    <w:rsid w:val="00DC0A41"/>
    <w:rsid w:val="00DC18AF"/>
    <w:rsid w:val="00DC1FBD"/>
    <w:rsid w:val="00DC3151"/>
    <w:rsid w:val="00DC324A"/>
    <w:rsid w:val="00DC3D0A"/>
    <w:rsid w:val="00DC5A76"/>
    <w:rsid w:val="00DC5C2C"/>
    <w:rsid w:val="00DC760A"/>
    <w:rsid w:val="00DD27DF"/>
    <w:rsid w:val="00DD56C1"/>
    <w:rsid w:val="00DD740B"/>
    <w:rsid w:val="00DE0E7E"/>
    <w:rsid w:val="00DE3ED7"/>
    <w:rsid w:val="00DE4657"/>
    <w:rsid w:val="00DE614E"/>
    <w:rsid w:val="00DE6D93"/>
    <w:rsid w:val="00DF0C3C"/>
    <w:rsid w:val="00DF1555"/>
    <w:rsid w:val="00DF25C4"/>
    <w:rsid w:val="00DF3A39"/>
    <w:rsid w:val="00DF5C99"/>
    <w:rsid w:val="00DF7A35"/>
    <w:rsid w:val="00DF7E64"/>
    <w:rsid w:val="00E0145C"/>
    <w:rsid w:val="00E0407C"/>
    <w:rsid w:val="00E046F2"/>
    <w:rsid w:val="00E105B1"/>
    <w:rsid w:val="00E12F45"/>
    <w:rsid w:val="00E13478"/>
    <w:rsid w:val="00E13DEA"/>
    <w:rsid w:val="00E2229C"/>
    <w:rsid w:val="00E22C07"/>
    <w:rsid w:val="00E235C6"/>
    <w:rsid w:val="00E246B6"/>
    <w:rsid w:val="00E24F9C"/>
    <w:rsid w:val="00E2540F"/>
    <w:rsid w:val="00E32F8A"/>
    <w:rsid w:val="00E34D1A"/>
    <w:rsid w:val="00E42BA9"/>
    <w:rsid w:val="00E43BFD"/>
    <w:rsid w:val="00E45753"/>
    <w:rsid w:val="00E5040E"/>
    <w:rsid w:val="00E518F1"/>
    <w:rsid w:val="00E52DF3"/>
    <w:rsid w:val="00E5383E"/>
    <w:rsid w:val="00E54CAA"/>
    <w:rsid w:val="00E5596B"/>
    <w:rsid w:val="00E56C57"/>
    <w:rsid w:val="00E61145"/>
    <w:rsid w:val="00E6185C"/>
    <w:rsid w:val="00E61BE1"/>
    <w:rsid w:val="00E64CF6"/>
    <w:rsid w:val="00E650FC"/>
    <w:rsid w:val="00E7365C"/>
    <w:rsid w:val="00E77C6B"/>
    <w:rsid w:val="00E8215B"/>
    <w:rsid w:val="00E862A3"/>
    <w:rsid w:val="00E86951"/>
    <w:rsid w:val="00E876AF"/>
    <w:rsid w:val="00E932F1"/>
    <w:rsid w:val="00E93FDB"/>
    <w:rsid w:val="00E95372"/>
    <w:rsid w:val="00E95D6A"/>
    <w:rsid w:val="00E96338"/>
    <w:rsid w:val="00EA0CA0"/>
    <w:rsid w:val="00EA0F80"/>
    <w:rsid w:val="00EA1D51"/>
    <w:rsid w:val="00EA3ACA"/>
    <w:rsid w:val="00EB113C"/>
    <w:rsid w:val="00EB35FC"/>
    <w:rsid w:val="00EB428B"/>
    <w:rsid w:val="00EB4EFC"/>
    <w:rsid w:val="00EB6E21"/>
    <w:rsid w:val="00EC04B8"/>
    <w:rsid w:val="00EC0523"/>
    <w:rsid w:val="00EC086A"/>
    <w:rsid w:val="00EC0EDE"/>
    <w:rsid w:val="00EC382B"/>
    <w:rsid w:val="00EC581F"/>
    <w:rsid w:val="00ED166B"/>
    <w:rsid w:val="00ED1957"/>
    <w:rsid w:val="00ED301C"/>
    <w:rsid w:val="00ED7745"/>
    <w:rsid w:val="00EE1282"/>
    <w:rsid w:val="00EE15B7"/>
    <w:rsid w:val="00EE3007"/>
    <w:rsid w:val="00EE6675"/>
    <w:rsid w:val="00EF351B"/>
    <w:rsid w:val="00EF78A2"/>
    <w:rsid w:val="00F00A28"/>
    <w:rsid w:val="00F00AE4"/>
    <w:rsid w:val="00F0283C"/>
    <w:rsid w:val="00F10312"/>
    <w:rsid w:val="00F1099C"/>
    <w:rsid w:val="00F10C06"/>
    <w:rsid w:val="00F11115"/>
    <w:rsid w:val="00F128C4"/>
    <w:rsid w:val="00F20320"/>
    <w:rsid w:val="00F2036B"/>
    <w:rsid w:val="00F211CE"/>
    <w:rsid w:val="00F21D92"/>
    <w:rsid w:val="00F260AA"/>
    <w:rsid w:val="00F26BBF"/>
    <w:rsid w:val="00F44A47"/>
    <w:rsid w:val="00F45781"/>
    <w:rsid w:val="00F52A25"/>
    <w:rsid w:val="00F54010"/>
    <w:rsid w:val="00F57D97"/>
    <w:rsid w:val="00F66210"/>
    <w:rsid w:val="00F677BD"/>
    <w:rsid w:val="00F7273B"/>
    <w:rsid w:val="00F7456D"/>
    <w:rsid w:val="00F747A9"/>
    <w:rsid w:val="00F76818"/>
    <w:rsid w:val="00F7709E"/>
    <w:rsid w:val="00F834B4"/>
    <w:rsid w:val="00F83DAE"/>
    <w:rsid w:val="00F867F3"/>
    <w:rsid w:val="00F86BD6"/>
    <w:rsid w:val="00F87501"/>
    <w:rsid w:val="00F91C6C"/>
    <w:rsid w:val="00F93D4C"/>
    <w:rsid w:val="00F95132"/>
    <w:rsid w:val="00F96D5B"/>
    <w:rsid w:val="00F9715A"/>
    <w:rsid w:val="00F97496"/>
    <w:rsid w:val="00F97EC8"/>
    <w:rsid w:val="00F97FF9"/>
    <w:rsid w:val="00FA0370"/>
    <w:rsid w:val="00FA0FA4"/>
    <w:rsid w:val="00FA5772"/>
    <w:rsid w:val="00FA72A8"/>
    <w:rsid w:val="00FB082C"/>
    <w:rsid w:val="00FB0E72"/>
    <w:rsid w:val="00FB3CF5"/>
    <w:rsid w:val="00FB69D5"/>
    <w:rsid w:val="00FB75FC"/>
    <w:rsid w:val="00FC0901"/>
    <w:rsid w:val="00FC0EFE"/>
    <w:rsid w:val="00FC1495"/>
    <w:rsid w:val="00FC1548"/>
    <w:rsid w:val="00FC3E56"/>
    <w:rsid w:val="00FC664B"/>
    <w:rsid w:val="00FC7DE8"/>
    <w:rsid w:val="00FC7F36"/>
    <w:rsid w:val="00FD14FB"/>
    <w:rsid w:val="00FD1749"/>
    <w:rsid w:val="00FD2D15"/>
    <w:rsid w:val="00FD5396"/>
    <w:rsid w:val="00FD5CDF"/>
    <w:rsid w:val="00FE0039"/>
    <w:rsid w:val="00FE0DEC"/>
    <w:rsid w:val="00FE1981"/>
    <w:rsid w:val="00FE246E"/>
    <w:rsid w:val="00FE38D6"/>
    <w:rsid w:val="00FE3945"/>
    <w:rsid w:val="00FE5A53"/>
    <w:rsid w:val="00FE5F55"/>
    <w:rsid w:val="00FF296B"/>
    <w:rsid w:val="00FF422D"/>
    <w:rsid w:val="00FF438F"/>
    <w:rsid w:val="00FF6158"/>
    <w:rsid w:val="00FF6413"/>
    <w:rsid w:val="05913CDF"/>
    <w:rsid w:val="07E94E08"/>
    <w:rsid w:val="129F40FD"/>
    <w:rsid w:val="14971BA7"/>
    <w:rsid w:val="1DFA19F2"/>
    <w:rsid w:val="244B1FDE"/>
    <w:rsid w:val="250F1E2D"/>
    <w:rsid w:val="26772AB6"/>
    <w:rsid w:val="2E7E6C8C"/>
    <w:rsid w:val="40B27478"/>
    <w:rsid w:val="49531E13"/>
    <w:rsid w:val="50E50DBC"/>
    <w:rsid w:val="60FC4886"/>
    <w:rsid w:val="656A4F30"/>
    <w:rsid w:val="66D926B2"/>
    <w:rsid w:val="6787074B"/>
    <w:rsid w:val="68BE6C09"/>
    <w:rsid w:val="6CE575F5"/>
    <w:rsid w:val="702E3378"/>
    <w:rsid w:val="762F6015"/>
    <w:rsid w:val="787951B3"/>
    <w:rsid w:val="79EC0B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51F714"/>
  <w15:docId w15:val="{1F4183E0-929C-47B1-AD0A-FA89F3D3A0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2056E"/>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rsid w:val="0092056E"/>
    <w:pPr>
      <w:tabs>
        <w:tab w:val="center" w:pos="4153"/>
        <w:tab w:val="right" w:pos="8306"/>
      </w:tabs>
      <w:snapToGrid w:val="0"/>
      <w:jc w:val="left"/>
    </w:pPr>
    <w:rPr>
      <w:sz w:val="18"/>
      <w:szCs w:val="18"/>
    </w:rPr>
  </w:style>
  <w:style w:type="paragraph" w:styleId="a5">
    <w:name w:val="header"/>
    <w:basedOn w:val="a"/>
    <w:link w:val="a6"/>
    <w:uiPriority w:val="99"/>
    <w:unhideWhenUsed/>
    <w:qFormat/>
    <w:rsid w:val="0092056E"/>
    <w:pPr>
      <w:pBdr>
        <w:bottom w:val="single" w:sz="6" w:space="1" w:color="auto"/>
      </w:pBdr>
      <w:tabs>
        <w:tab w:val="center" w:pos="4153"/>
        <w:tab w:val="right" w:pos="8306"/>
      </w:tabs>
      <w:snapToGrid w:val="0"/>
      <w:jc w:val="center"/>
    </w:pPr>
    <w:rPr>
      <w:sz w:val="18"/>
      <w:szCs w:val="18"/>
    </w:rPr>
  </w:style>
  <w:style w:type="character" w:styleId="a7">
    <w:name w:val="Emphasis"/>
    <w:basedOn w:val="a0"/>
    <w:uiPriority w:val="20"/>
    <w:qFormat/>
    <w:rsid w:val="0092056E"/>
    <w:rPr>
      <w:i/>
      <w:iCs/>
    </w:rPr>
  </w:style>
  <w:style w:type="character" w:styleId="a8">
    <w:name w:val="Hyperlink"/>
    <w:basedOn w:val="a0"/>
    <w:uiPriority w:val="99"/>
    <w:unhideWhenUsed/>
    <w:qFormat/>
    <w:rsid w:val="0092056E"/>
    <w:rPr>
      <w:color w:val="0563C1" w:themeColor="hyperlink"/>
      <w:u w:val="single"/>
    </w:rPr>
  </w:style>
  <w:style w:type="table" w:styleId="a9">
    <w:name w:val="Table Grid"/>
    <w:basedOn w:val="a1"/>
    <w:uiPriority w:val="39"/>
    <w:rsid w:val="009205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Placeholder Text"/>
    <w:basedOn w:val="a0"/>
    <w:uiPriority w:val="99"/>
    <w:semiHidden/>
    <w:qFormat/>
    <w:rsid w:val="0092056E"/>
    <w:rPr>
      <w:color w:val="808080"/>
    </w:rPr>
  </w:style>
  <w:style w:type="character" w:customStyle="1" w:styleId="a6">
    <w:name w:val="页眉 字符"/>
    <w:basedOn w:val="a0"/>
    <w:link w:val="a5"/>
    <w:uiPriority w:val="99"/>
    <w:qFormat/>
    <w:rsid w:val="0092056E"/>
    <w:rPr>
      <w:kern w:val="2"/>
      <w:sz w:val="18"/>
      <w:szCs w:val="18"/>
    </w:rPr>
  </w:style>
  <w:style w:type="character" w:customStyle="1" w:styleId="a4">
    <w:name w:val="页脚 字符"/>
    <w:basedOn w:val="a0"/>
    <w:link w:val="a3"/>
    <w:uiPriority w:val="99"/>
    <w:qFormat/>
    <w:rsid w:val="0092056E"/>
    <w:rPr>
      <w:kern w:val="2"/>
      <w:sz w:val="18"/>
      <w:szCs w:val="18"/>
    </w:rPr>
  </w:style>
  <w:style w:type="character" w:customStyle="1" w:styleId="1">
    <w:name w:val="未处理的提及1"/>
    <w:basedOn w:val="a0"/>
    <w:uiPriority w:val="99"/>
    <w:semiHidden/>
    <w:unhideWhenUsed/>
    <w:rsid w:val="0092056E"/>
    <w:rPr>
      <w:color w:val="808080"/>
      <w:shd w:val="clear" w:color="auto" w:fill="E6E6E6"/>
    </w:rPr>
  </w:style>
  <w:style w:type="paragraph" w:styleId="ab">
    <w:name w:val="List Paragraph"/>
    <w:basedOn w:val="a"/>
    <w:uiPriority w:val="34"/>
    <w:qFormat/>
    <w:rsid w:val="0092056E"/>
    <w:pPr>
      <w:ind w:firstLineChars="200" w:firstLine="420"/>
    </w:pPr>
  </w:style>
  <w:style w:type="character" w:customStyle="1" w:styleId="apple-style-span">
    <w:name w:val="apple-style-span"/>
    <w:basedOn w:val="a0"/>
    <w:rsid w:val="0092056E"/>
  </w:style>
  <w:style w:type="paragraph" w:styleId="ac">
    <w:name w:val="Balloon Text"/>
    <w:basedOn w:val="a"/>
    <w:link w:val="ad"/>
    <w:uiPriority w:val="99"/>
    <w:semiHidden/>
    <w:unhideWhenUsed/>
    <w:rsid w:val="00430B1C"/>
    <w:rPr>
      <w:sz w:val="18"/>
      <w:szCs w:val="18"/>
    </w:rPr>
  </w:style>
  <w:style w:type="character" w:customStyle="1" w:styleId="ad">
    <w:name w:val="批注框文本 字符"/>
    <w:basedOn w:val="a0"/>
    <w:link w:val="ac"/>
    <w:uiPriority w:val="99"/>
    <w:semiHidden/>
    <w:rsid w:val="00430B1C"/>
    <w:rPr>
      <w:kern w:val="2"/>
      <w:sz w:val="18"/>
      <w:szCs w:val="18"/>
    </w:rPr>
  </w:style>
  <w:style w:type="character" w:styleId="ae">
    <w:name w:val="annotation reference"/>
    <w:basedOn w:val="a0"/>
    <w:uiPriority w:val="99"/>
    <w:semiHidden/>
    <w:unhideWhenUsed/>
    <w:rsid w:val="00954A64"/>
    <w:rPr>
      <w:sz w:val="21"/>
      <w:szCs w:val="21"/>
    </w:rPr>
  </w:style>
  <w:style w:type="paragraph" w:styleId="af">
    <w:name w:val="annotation text"/>
    <w:basedOn w:val="a"/>
    <w:link w:val="af0"/>
    <w:uiPriority w:val="99"/>
    <w:semiHidden/>
    <w:unhideWhenUsed/>
    <w:rsid w:val="00954A64"/>
    <w:pPr>
      <w:jc w:val="left"/>
    </w:pPr>
  </w:style>
  <w:style w:type="character" w:customStyle="1" w:styleId="af0">
    <w:name w:val="批注文字 字符"/>
    <w:basedOn w:val="a0"/>
    <w:link w:val="af"/>
    <w:uiPriority w:val="99"/>
    <w:semiHidden/>
    <w:rsid w:val="00954A64"/>
    <w:rPr>
      <w:kern w:val="2"/>
      <w:sz w:val="21"/>
      <w:szCs w:val="22"/>
    </w:rPr>
  </w:style>
  <w:style w:type="paragraph" w:styleId="af1">
    <w:name w:val="annotation subject"/>
    <w:basedOn w:val="af"/>
    <w:next w:val="af"/>
    <w:link w:val="af2"/>
    <w:uiPriority w:val="99"/>
    <w:semiHidden/>
    <w:unhideWhenUsed/>
    <w:rsid w:val="00954A64"/>
    <w:rPr>
      <w:b/>
      <w:bCs/>
    </w:rPr>
  </w:style>
  <w:style w:type="character" w:customStyle="1" w:styleId="af2">
    <w:name w:val="批注主题 字符"/>
    <w:basedOn w:val="af0"/>
    <w:link w:val="af1"/>
    <w:uiPriority w:val="99"/>
    <w:semiHidden/>
    <w:rsid w:val="00954A64"/>
    <w:rPr>
      <w:b/>
      <w:bCs/>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0433678">
      <w:bodyDiv w:val="1"/>
      <w:marLeft w:val="0"/>
      <w:marRight w:val="0"/>
      <w:marTop w:val="0"/>
      <w:marBottom w:val="0"/>
      <w:divBdr>
        <w:top w:val="none" w:sz="0" w:space="0" w:color="auto"/>
        <w:left w:val="none" w:sz="0" w:space="0" w:color="auto"/>
        <w:bottom w:val="none" w:sz="0" w:space="0" w:color="auto"/>
        <w:right w:val="none" w:sz="0" w:space="0" w:color="auto"/>
      </w:divBdr>
    </w:div>
    <w:div w:id="1220096012">
      <w:bodyDiv w:val="1"/>
      <w:marLeft w:val="0"/>
      <w:marRight w:val="0"/>
      <w:marTop w:val="0"/>
      <w:marBottom w:val="0"/>
      <w:divBdr>
        <w:top w:val="none" w:sz="0" w:space="0" w:color="auto"/>
        <w:left w:val="none" w:sz="0" w:space="0" w:color="auto"/>
        <w:bottom w:val="none" w:sz="0" w:space="0" w:color="auto"/>
        <w:right w:val="none" w:sz="0" w:space="0" w:color="auto"/>
      </w:divBdr>
    </w:div>
    <w:div w:id="1752390275">
      <w:bodyDiv w:val="1"/>
      <w:marLeft w:val="0"/>
      <w:marRight w:val="0"/>
      <w:marTop w:val="0"/>
      <w:marBottom w:val="0"/>
      <w:divBdr>
        <w:top w:val="none" w:sz="0" w:space="0" w:color="auto"/>
        <w:left w:val="none" w:sz="0" w:space="0" w:color="auto"/>
        <w:bottom w:val="none" w:sz="0" w:space="0" w:color="auto"/>
        <w:right w:val="none" w:sz="0" w:space="0" w:color="auto"/>
      </w:divBdr>
    </w:div>
    <w:div w:id="1998997443">
      <w:bodyDiv w:val="1"/>
      <w:marLeft w:val="0"/>
      <w:marRight w:val="0"/>
      <w:marTop w:val="0"/>
      <w:marBottom w:val="0"/>
      <w:divBdr>
        <w:top w:val="none" w:sz="0" w:space="0" w:color="auto"/>
        <w:left w:val="none" w:sz="0" w:space="0" w:color="auto"/>
        <w:bottom w:val="none" w:sz="0" w:space="0" w:color="auto"/>
        <w:right w:val="none" w:sz="0" w:space="0" w:color="auto"/>
      </w:divBdr>
    </w:div>
    <w:div w:id="20101352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3.bin"/><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oleObject" Target="embeddings/oleObject6.bin"/><Relationship Id="rId34" Type="http://schemas.openxmlformats.org/officeDocument/2006/relationships/image" Target="media/image13.emf"/><Relationship Id="rId7" Type="http://schemas.openxmlformats.org/officeDocument/2006/relationships/endnotes" Target="endnotes.xml"/><Relationship Id="rId12" Type="http://schemas.openxmlformats.org/officeDocument/2006/relationships/image" Target="media/image3.emf"/><Relationship Id="rId17" Type="http://schemas.microsoft.com/office/2011/relationships/commentsExtended" Target="commentsExtended.xml"/><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microsoft.com/office/2011/relationships/people" Target="people.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image" Target="media/image6.emf"/><Relationship Id="rId29" Type="http://schemas.openxmlformats.org/officeDocument/2006/relationships/oleObject" Target="embeddings/oleObject10.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7.bin"/><Relationship Id="rId28" Type="http://schemas.openxmlformats.org/officeDocument/2006/relationships/image" Target="media/image10.emf"/><Relationship Id="rId36" Type="http://schemas.openxmlformats.org/officeDocument/2006/relationships/footer" Target="footer1.xml"/><Relationship Id="rId10" Type="http://schemas.openxmlformats.org/officeDocument/2006/relationships/image" Target="media/image2.emf"/><Relationship Id="rId19" Type="http://schemas.openxmlformats.org/officeDocument/2006/relationships/oleObject" Target="embeddings/oleObject5.bin"/><Relationship Id="rId31" Type="http://schemas.openxmlformats.org/officeDocument/2006/relationships/oleObject" Target="embeddings/oleObject11.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7.emf"/><Relationship Id="rId27" Type="http://schemas.openxmlformats.org/officeDocument/2006/relationships/oleObject" Target="embeddings/oleObject9.bin"/><Relationship Id="rId30" Type="http://schemas.openxmlformats.org/officeDocument/2006/relationships/image" Target="media/image11.emf"/><Relationship Id="rId35" Type="http://schemas.openxmlformats.org/officeDocument/2006/relationships/oleObject" Target="embeddings/oleObject13.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918AD3D-CF17-4874-A81E-A9C5AC2612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336</TotalTime>
  <Pages>12</Pages>
  <Words>2788</Words>
  <Characters>15895</Characters>
  <Application>Microsoft Office Word</Application>
  <DocSecurity>0</DocSecurity>
  <Lines>132</Lines>
  <Paragraphs>37</Paragraphs>
  <ScaleCrop>false</ScaleCrop>
  <Company/>
  <LinksUpToDate>false</LinksUpToDate>
  <CharactersWithSpaces>18646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JiweiHuang</dc:creator>
  <cp:keywords/>
  <dc:description/>
  <cp:lastModifiedBy>JiweiHuang</cp:lastModifiedBy>
  <cp:revision>6</cp:revision>
  <dcterms:created xsi:type="dcterms:W3CDTF">2018-06-27T13:00:00Z</dcterms:created>
  <dcterms:modified xsi:type="dcterms:W3CDTF">2018-09-26T15:34:00Z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